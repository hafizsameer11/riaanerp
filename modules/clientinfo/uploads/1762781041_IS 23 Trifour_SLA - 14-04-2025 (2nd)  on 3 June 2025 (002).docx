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164F28" w14:textId="78C707A8" w:rsidR="0021028C" w:rsidRDefault="003B2B5A">
      <w:pPr>
        <w:rPr>
          <w:noProof/>
          <w:lang w:eastAsia="en-ZA"/>
        </w:rPr>
      </w:pPr>
      <w:r>
        <w:rPr>
          <w:noProof/>
        </w:rPr>
        <w:drawing>
          <wp:anchor distT="0" distB="0" distL="114300" distR="114300" simplePos="0" relativeHeight="251661312" behindDoc="1" locked="0" layoutInCell="1" allowOverlap="1" wp14:anchorId="795227ED" wp14:editId="7491D4E4">
            <wp:simplePos x="0" y="0"/>
            <wp:positionH relativeFrom="column">
              <wp:posOffset>4312920</wp:posOffset>
            </wp:positionH>
            <wp:positionV relativeFrom="page">
              <wp:posOffset>464820</wp:posOffset>
            </wp:positionV>
            <wp:extent cx="1981200" cy="1981200"/>
            <wp:effectExtent l="0" t="0" r="0" b="0"/>
            <wp:wrapTight wrapText="bothSides">
              <wp:wrapPolygon edited="0">
                <wp:start x="6646" y="1246"/>
                <wp:lineTo x="5192" y="2285"/>
                <wp:lineTo x="2700" y="4362"/>
                <wp:lineTo x="2077" y="12046"/>
                <wp:lineTo x="3531" y="14954"/>
                <wp:lineTo x="2908" y="16200"/>
                <wp:lineTo x="2908" y="16823"/>
                <wp:lineTo x="3946" y="18277"/>
                <wp:lineTo x="6438" y="19731"/>
                <wp:lineTo x="6854" y="20146"/>
                <wp:lineTo x="8515" y="20146"/>
                <wp:lineTo x="8723" y="19731"/>
                <wp:lineTo x="13500" y="18277"/>
                <wp:lineTo x="17238" y="15369"/>
                <wp:lineTo x="18277" y="14954"/>
                <wp:lineTo x="20354" y="12669"/>
                <wp:lineTo x="20146" y="8308"/>
                <wp:lineTo x="17238" y="6023"/>
                <wp:lineTo x="16200" y="4569"/>
                <wp:lineTo x="12462" y="2908"/>
                <wp:lineTo x="8515" y="1246"/>
                <wp:lineTo x="6646" y="1246"/>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81200" cy="1981200"/>
                    </a:xfrm>
                    <a:prstGeom prst="rect">
                      <a:avLst/>
                    </a:prstGeom>
                    <a:noFill/>
                    <a:ln>
                      <a:noFill/>
                    </a:ln>
                  </pic:spPr>
                </pic:pic>
              </a:graphicData>
            </a:graphic>
          </wp:anchor>
        </w:drawing>
      </w:r>
    </w:p>
    <w:p w14:paraId="4C61632A" w14:textId="53CBCE8C" w:rsidR="001154F7" w:rsidRDefault="001154F7">
      <w:pPr>
        <w:rPr>
          <w:noProof/>
          <w:lang w:eastAsia="en-ZA"/>
        </w:rPr>
      </w:pPr>
    </w:p>
    <w:p w14:paraId="2622C297" w14:textId="3070F72B" w:rsidR="00B846A3" w:rsidRDefault="003F4C29">
      <w:r w:rsidRPr="00D1006E">
        <w:rPr>
          <w:noProof/>
          <w:lang w:eastAsia="en-ZA"/>
        </w:rPr>
        <w:drawing>
          <wp:anchor distT="0" distB="0" distL="114300" distR="114300" simplePos="0" relativeHeight="251660288" behindDoc="1" locked="0" layoutInCell="0" allowOverlap="1" wp14:anchorId="0449DF8C" wp14:editId="1E4E5BED">
            <wp:simplePos x="0" y="0"/>
            <wp:positionH relativeFrom="margin">
              <wp:posOffset>-458504</wp:posOffset>
            </wp:positionH>
            <wp:positionV relativeFrom="margin">
              <wp:align>bottom</wp:align>
            </wp:positionV>
            <wp:extent cx="6875814" cy="9311640"/>
            <wp:effectExtent l="0" t="0" r="1270" b="3810"/>
            <wp:wrapNone/>
            <wp:docPr id="7" name="WordPictureWatermark3162218" descr="Sau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3162218" descr="Sautech"/>
                    <pic:cNvPicPr>
                      <a:picLocks noChangeAspect="1" noChangeArrowheads="1"/>
                    </pic:cNvPicPr>
                  </pic:nvPicPr>
                  <pic:blipFill>
                    <a:blip r:embed="rId9" cstate="print">
                      <a:lum bright="70000" contrast="-70000"/>
                      <a:extLst>
                        <a:ext uri="{28A0092B-C50C-407E-A947-70E740481C1C}">
                          <a14:useLocalDpi xmlns:a14="http://schemas.microsoft.com/office/drawing/2010/main" val="0"/>
                        </a:ext>
                      </a:extLst>
                    </a:blip>
                    <a:srcRect/>
                    <a:stretch>
                      <a:fillRect/>
                    </a:stretch>
                  </pic:blipFill>
                  <pic:spPr bwMode="auto">
                    <a:xfrm>
                      <a:off x="0" y="0"/>
                      <a:ext cx="6875814" cy="9311640"/>
                    </a:xfrm>
                    <a:prstGeom prst="rect">
                      <a:avLst/>
                    </a:prstGeom>
                    <a:noFill/>
                    <a:ln>
                      <a:noFill/>
                    </a:ln>
                  </pic:spPr>
                </pic:pic>
              </a:graphicData>
            </a:graphic>
            <wp14:sizeRelH relativeFrom="page">
              <wp14:pctWidth>0</wp14:pctWidth>
            </wp14:sizeRelH>
            <wp14:sizeRelV relativeFrom="page">
              <wp14:pctHeight>0</wp14:pctHeight>
            </wp14:sizeRelV>
          </wp:anchor>
        </w:drawing>
      </w:r>
      <w:r w:rsidR="003B2B5A">
        <w:rPr>
          <w:noProof/>
          <w:lang w:eastAsia="en-ZA"/>
        </w:rPr>
        <w:tab/>
      </w:r>
      <w:r w:rsidR="003B2B5A">
        <w:rPr>
          <w:noProof/>
          <w:lang w:eastAsia="en-ZA"/>
        </w:rPr>
        <w:tab/>
      </w:r>
      <w:r w:rsidR="003B2B5A">
        <w:rPr>
          <w:noProof/>
          <w:lang w:eastAsia="en-ZA"/>
        </w:rPr>
        <w:tab/>
      </w:r>
      <w:r w:rsidR="003B2B5A">
        <w:rPr>
          <w:noProof/>
          <w:lang w:eastAsia="en-ZA"/>
        </w:rPr>
        <w:tab/>
      </w:r>
      <w:r w:rsidR="003B2B5A">
        <w:rPr>
          <w:noProof/>
          <w:lang w:eastAsia="en-ZA"/>
        </w:rPr>
        <w:tab/>
      </w:r>
      <w:r w:rsidR="003B2B5A">
        <w:rPr>
          <w:noProof/>
          <w:lang w:eastAsia="en-ZA"/>
        </w:rPr>
        <w:tab/>
      </w:r>
      <w:r w:rsidR="003B2B5A">
        <w:rPr>
          <w:noProof/>
          <w:lang w:eastAsia="en-ZA"/>
        </w:rPr>
        <w:tab/>
      </w:r>
      <w:r w:rsidR="003B2B5A">
        <w:rPr>
          <w:noProof/>
          <w:lang w:eastAsia="en-ZA"/>
        </w:rPr>
        <w:tab/>
      </w:r>
      <w:r w:rsidR="003B2B5A">
        <w:rPr>
          <w:noProof/>
          <w:lang w:eastAsia="en-ZA"/>
        </w:rPr>
        <w:tab/>
      </w:r>
    </w:p>
    <w:p w14:paraId="1E8FE5F0" w14:textId="77777777" w:rsidR="00B846A3" w:rsidRDefault="00B846A3"/>
    <w:p w14:paraId="1174DBD1" w14:textId="77777777" w:rsidR="00B846A3" w:rsidRDefault="00B846A3"/>
    <w:p w14:paraId="4B219A2C" w14:textId="77777777" w:rsidR="00B846A3" w:rsidRDefault="00B846A3"/>
    <w:p w14:paraId="63245B21" w14:textId="387A5E98" w:rsidR="00B846A3" w:rsidRDefault="00B846A3" w:rsidP="00B846A3">
      <w:pPr>
        <w:tabs>
          <w:tab w:val="left" w:pos="3750"/>
        </w:tabs>
        <w:rPr>
          <w:noProof/>
          <w:lang w:eastAsia="en-ZA"/>
        </w:rPr>
      </w:pPr>
    </w:p>
    <w:p w14:paraId="04C8F654" w14:textId="77777777" w:rsidR="00B846A3" w:rsidRDefault="00B846A3" w:rsidP="00B846A3">
      <w:pPr>
        <w:tabs>
          <w:tab w:val="left" w:pos="3750"/>
        </w:tabs>
        <w:rPr>
          <w:noProof/>
          <w:lang w:eastAsia="en-ZA"/>
        </w:rPr>
      </w:pPr>
    </w:p>
    <w:p w14:paraId="2C9EB93A" w14:textId="77777777" w:rsidR="00B846A3" w:rsidRDefault="00B846A3" w:rsidP="00B846A3">
      <w:pPr>
        <w:tabs>
          <w:tab w:val="left" w:pos="3750"/>
        </w:tabs>
        <w:rPr>
          <w:noProof/>
          <w:lang w:eastAsia="en-ZA"/>
        </w:rPr>
      </w:pPr>
    </w:p>
    <w:p w14:paraId="6034AF33" w14:textId="77777777" w:rsidR="00B846A3" w:rsidRDefault="00B846A3" w:rsidP="00B846A3">
      <w:pPr>
        <w:tabs>
          <w:tab w:val="left" w:pos="3750"/>
        </w:tabs>
        <w:rPr>
          <w:noProof/>
          <w:lang w:eastAsia="en-ZA"/>
        </w:rPr>
      </w:pPr>
    </w:p>
    <w:p w14:paraId="1C27FBAF" w14:textId="77777777" w:rsidR="003B2B5A" w:rsidRDefault="00AD1E08" w:rsidP="00B846A3">
      <w:pPr>
        <w:tabs>
          <w:tab w:val="left" w:pos="3750"/>
        </w:tabs>
        <w:rPr>
          <w:noProof/>
          <w:lang w:eastAsia="en-ZA"/>
        </w:rPr>
      </w:pPr>
      <w:r>
        <w:rPr>
          <w:noProof/>
          <w:lang w:eastAsia="en-ZA"/>
        </w:rPr>
        <w:tab/>
      </w:r>
    </w:p>
    <w:p w14:paraId="27F233D8" w14:textId="77777777" w:rsidR="003B2B5A" w:rsidRDefault="003B2B5A" w:rsidP="00B846A3">
      <w:pPr>
        <w:tabs>
          <w:tab w:val="left" w:pos="3750"/>
        </w:tabs>
        <w:rPr>
          <w:rFonts w:ascii="Arial" w:hAnsi="Arial" w:cs="Arial"/>
          <w:noProof/>
          <w:color w:val="595959" w:themeColor="text1" w:themeTint="A6"/>
          <w:sz w:val="28"/>
          <w:lang w:eastAsia="en-ZA"/>
        </w:rPr>
      </w:pPr>
    </w:p>
    <w:p w14:paraId="67AD4DA4" w14:textId="77777777" w:rsidR="003B2B5A" w:rsidRDefault="003B2B5A" w:rsidP="00B846A3">
      <w:pPr>
        <w:tabs>
          <w:tab w:val="left" w:pos="3750"/>
        </w:tabs>
        <w:rPr>
          <w:rFonts w:ascii="Arial" w:hAnsi="Arial" w:cs="Arial"/>
          <w:noProof/>
          <w:color w:val="595959" w:themeColor="text1" w:themeTint="A6"/>
          <w:sz w:val="28"/>
          <w:lang w:eastAsia="en-ZA"/>
        </w:rPr>
      </w:pPr>
    </w:p>
    <w:p w14:paraId="546BAA69" w14:textId="77777777" w:rsidR="003B2B5A" w:rsidRDefault="003B2B5A" w:rsidP="00B846A3">
      <w:pPr>
        <w:tabs>
          <w:tab w:val="left" w:pos="3750"/>
        </w:tabs>
        <w:rPr>
          <w:rFonts w:ascii="Arial" w:hAnsi="Arial" w:cs="Arial"/>
          <w:noProof/>
          <w:color w:val="595959" w:themeColor="text1" w:themeTint="A6"/>
          <w:sz w:val="28"/>
          <w:lang w:eastAsia="en-ZA"/>
        </w:rPr>
      </w:pPr>
    </w:p>
    <w:p w14:paraId="4D83B2CE" w14:textId="77777777" w:rsidR="003B2B5A" w:rsidRDefault="003B2B5A" w:rsidP="00B846A3">
      <w:pPr>
        <w:tabs>
          <w:tab w:val="left" w:pos="3750"/>
        </w:tabs>
        <w:rPr>
          <w:rFonts w:ascii="Arial" w:hAnsi="Arial" w:cs="Arial"/>
          <w:noProof/>
          <w:color w:val="595959" w:themeColor="text1" w:themeTint="A6"/>
          <w:sz w:val="28"/>
          <w:lang w:eastAsia="en-ZA"/>
        </w:rPr>
      </w:pPr>
    </w:p>
    <w:p w14:paraId="5CF28F77" w14:textId="77777777" w:rsidR="003B2B5A" w:rsidRDefault="003B2B5A" w:rsidP="00B846A3">
      <w:pPr>
        <w:tabs>
          <w:tab w:val="left" w:pos="3750"/>
        </w:tabs>
        <w:rPr>
          <w:rFonts w:ascii="Arial" w:hAnsi="Arial" w:cs="Arial"/>
          <w:noProof/>
          <w:color w:val="595959" w:themeColor="text1" w:themeTint="A6"/>
          <w:sz w:val="28"/>
          <w:lang w:eastAsia="en-ZA"/>
        </w:rPr>
      </w:pPr>
    </w:p>
    <w:p w14:paraId="44E63F2C" w14:textId="77777777" w:rsidR="003B2B5A" w:rsidRDefault="003B2B5A" w:rsidP="00B846A3">
      <w:pPr>
        <w:tabs>
          <w:tab w:val="left" w:pos="3750"/>
        </w:tabs>
        <w:rPr>
          <w:rFonts w:ascii="Arial" w:hAnsi="Arial" w:cs="Arial"/>
          <w:noProof/>
          <w:color w:val="595959" w:themeColor="text1" w:themeTint="A6"/>
          <w:sz w:val="28"/>
          <w:lang w:eastAsia="en-ZA"/>
        </w:rPr>
      </w:pPr>
    </w:p>
    <w:p w14:paraId="60EAB5FA" w14:textId="77777777" w:rsidR="002D7466" w:rsidRDefault="00BE66E5" w:rsidP="00B846A3">
      <w:pPr>
        <w:tabs>
          <w:tab w:val="left" w:pos="3750"/>
        </w:tabs>
        <w:rPr>
          <w:rFonts w:ascii="Arial" w:hAnsi="Arial" w:cs="Arial"/>
          <w:noProof/>
          <w:color w:val="595959" w:themeColor="text1" w:themeTint="A6"/>
          <w:sz w:val="28"/>
          <w:lang w:eastAsia="en-ZA"/>
        </w:rPr>
      </w:pPr>
      <w:r>
        <w:rPr>
          <w:rFonts w:ascii="Arial" w:hAnsi="Arial" w:cs="Arial"/>
          <w:noProof/>
          <w:color w:val="595959" w:themeColor="text1" w:themeTint="A6"/>
          <w:sz w:val="28"/>
          <w:lang w:eastAsia="en-ZA"/>
        </w:rPr>
        <w:tab/>
      </w:r>
    </w:p>
    <w:p w14:paraId="26B425F0" w14:textId="0F5C4C09" w:rsidR="00D1006E" w:rsidRPr="00261B6F" w:rsidRDefault="002D7466" w:rsidP="00B846A3">
      <w:pPr>
        <w:tabs>
          <w:tab w:val="left" w:pos="3750"/>
        </w:tabs>
        <w:rPr>
          <w:rFonts w:ascii="Arial" w:hAnsi="Arial" w:cs="Arial"/>
          <w:noProof/>
          <w:color w:val="808080" w:themeColor="background1" w:themeShade="80"/>
          <w:sz w:val="28"/>
          <w:lang w:eastAsia="en-ZA"/>
        </w:rPr>
      </w:pPr>
      <w:r>
        <w:rPr>
          <w:rFonts w:ascii="Arial" w:hAnsi="Arial" w:cs="Arial"/>
          <w:noProof/>
          <w:color w:val="595959" w:themeColor="text1" w:themeTint="A6"/>
          <w:sz w:val="28"/>
          <w:lang w:eastAsia="en-ZA"/>
        </w:rPr>
        <w:tab/>
      </w:r>
      <w:r w:rsidR="00C3178B" w:rsidRPr="00261B6F">
        <w:rPr>
          <w:rFonts w:ascii="Arial" w:hAnsi="Arial" w:cs="Arial"/>
          <w:noProof/>
          <w:color w:val="808080" w:themeColor="background1" w:themeShade="80"/>
          <w:sz w:val="28"/>
          <w:lang w:eastAsia="en-ZA"/>
        </w:rPr>
        <w:t>SERVICE LEVEL AGREEMENT</w:t>
      </w:r>
    </w:p>
    <w:p w14:paraId="68201FB5" w14:textId="4344B64D" w:rsidR="00B846A3" w:rsidRPr="00261B6F" w:rsidRDefault="00B846A3" w:rsidP="00C3716C">
      <w:pPr>
        <w:tabs>
          <w:tab w:val="left" w:pos="3750"/>
        </w:tabs>
        <w:ind w:left="3600"/>
        <w:rPr>
          <w:rFonts w:ascii="Arial" w:hAnsi="Arial" w:cs="Arial"/>
          <w:noProof/>
          <w:color w:val="808080" w:themeColor="background1" w:themeShade="80"/>
          <w:sz w:val="28"/>
          <w:lang w:eastAsia="en-ZA"/>
        </w:rPr>
      </w:pPr>
      <w:r w:rsidRPr="00261B6F">
        <w:rPr>
          <w:rFonts w:ascii="Arial" w:hAnsi="Arial" w:cs="Arial"/>
          <w:noProof/>
          <w:color w:val="808080" w:themeColor="background1" w:themeShade="80"/>
          <w:sz w:val="28"/>
          <w:lang w:eastAsia="en-ZA"/>
        </w:rPr>
        <w:tab/>
      </w:r>
      <w:r w:rsidR="006173C4" w:rsidRPr="00261B6F">
        <w:rPr>
          <w:rFonts w:ascii="Arial" w:hAnsi="Arial" w:cs="Arial"/>
          <w:noProof/>
          <w:color w:val="808080" w:themeColor="background1" w:themeShade="80"/>
          <w:sz w:val="28"/>
          <w:lang w:eastAsia="en-ZA"/>
        </w:rPr>
        <w:t xml:space="preserve">Trifour Systems (PTY) Ltd </w:t>
      </w:r>
    </w:p>
    <w:p w14:paraId="336D5372" w14:textId="77777777" w:rsidR="00B846A3" w:rsidRPr="00E82C0E" w:rsidRDefault="00B846A3" w:rsidP="00B846A3">
      <w:pPr>
        <w:tabs>
          <w:tab w:val="left" w:pos="3750"/>
        </w:tabs>
        <w:jc w:val="center"/>
        <w:rPr>
          <w:rFonts w:ascii="Arial" w:hAnsi="Arial" w:cs="Arial"/>
          <w:noProof/>
          <w:color w:val="FF0000"/>
          <w:sz w:val="28"/>
          <w:lang w:eastAsia="en-ZA"/>
        </w:rPr>
      </w:pPr>
    </w:p>
    <w:p w14:paraId="04271D73" w14:textId="578B76A5" w:rsidR="00B846A3" w:rsidRPr="00E82C0E" w:rsidRDefault="00B55AFB" w:rsidP="00B846A3">
      <w:pPr>
        <w:tabs>
          <w:tab w:val="left" w:pos="3750"/>
        </w:tabs>
        <w:rPr>
          <w:rFonts w:ascii="Arial" w:hAnsi="Arial" w:cs="Arial"/>
          <w:color w:val="FF0000"/>
          <w:sz w:val="28"/>
        </w:rPr>
      </w:pPr>
      <w:r w:rsidRPr="00E82C0E">
        <w:rPr>
          <w:rFonts w:ascii="Arial" w:hAnsi="Arial" w:cs="Arial"/>
          <w:noProof/>
          <w:color w:val="FF0000"/>
          <w:sz w:val="28"/>
          <w:lang w:eastAsia="en-ZA"/>
        </w:rPr>
        <w:tab/>
      </w:r>
      <w:r w:rsidR="00194C10">
        <w:rPr>
          <w:rFonts w:ascii="Arial" w:hAnsi="Arial" w:cs="Arial"/>
          <w:noProof/>
          <w:color w:val="808080" w:themeColor="background1" w:themeShade="80"/>
          <w:sz w:val="28"/>
          <w:lang w:eastAsia="en-ZA"/>
        </w:rPr>
        <w:t>22</w:t>
      </w:r>
      <w:r w:rsidR="00194C10">
        <w:rPr>
          <w:rFonts w:ascii="Arial" w:hAnsi="Arial" w:cs="Arial"/>
          <w:noProof/>
          <w:color w:val="808080" w:themeColor="background1" w:themeShade="80"/>
          <w:sz w:val="28"/>
          <w:vertAlign w:val="superscript"/>
          <w:lang w:eastAsia="en-ZA"/>
        </w:rPr>
        <w:t>nd</w:t>
      </w:r>
      <w:r w:rsidR="00BE66E5" w:rsidRPr="00723D0A">
        <w:rPr>
          <w:rFonts w:ascii="Arial" w:hAnsi="Arial" w:cs="Arial"/>
          <w:noProof/>
          <w:color w:val="808080" w:themeColor="background1" w:themeShade="80"/>
          <w:sz w:val="28"/>
          <w:lang w:eastAsia="en-ZA"/>
        </w:rPr>
        <w:t xml:space="preserve"> April 2025</w:t>
      </w:r>
    </w:p>
    <w:p w14:paraId="6BA180DE" w14:textId="77777777" w:rsidR="00D1006E" w:rsidRDefault="00D1006E"/>
    <w:p w14:paraId="2DD9B86A" w14:textId="77777777" w:rsidR="00D1006E" w:rsidRDefault="00D1006E"/>
    <w:p w14:paraId="1484866A" w14:textId="21934808" w:rsidR="00D1006E" w:rsidRDefault="003B2B5A" w:rsidP="00C3716C">
      <w:pPr>
        <w:tabs>
          <w:tab w:val="left" w:pos="1068"/>
          <w:tab w:val="left" w:pos="1860"/>
        </w:tabs>
      </w:pPr>
      <w:r>
        <w:tab/>
      </w:r>
      <w:r w:rsidR="00C3716C">
        <w:tab/>
      </w:r>
    </w:p>
    <w:p w14:paraId="3B25440F" w14:textId="0DE07C27" w:rsidR="00D1006E" w:rsidRDefault="00E82C0E" w:rsidP="00E82C0E">
      <w:pPr>
        <w:tabs>
          <w:tab w:val="left" w:pos="2292"/>
        </w:tabs>
      </w:pPr>
      <w:r>
        <w:tab/>
      </w:r>
    </w:p>
    <w:p w14:paraId="7CE06E51" w14:textId="763D5C49" w:rsidR="00C3716C" w:rsidRDefault="001154F7" w:rsidP="00C3716C">
      <w:pPr>
        <w:tabs>
          <w:tab w:val="left" w:pos="1080"/>
          <w:tab w:val="left" w:pos="1410"/>
        </w:tabs>
      </w:pPr>
      <w:r>
        <w:tab/>
      </w:r>
    </w:p>
    <w:p w14:paraId="2B0A46B2" w14:textId="77777777" w:rsidR="008362A8" w:rsidRDefault="008362A8" w:rsidP="00C3716C">
      <w:pPr>
        <w:tabs>
          <w:tab w:val="left" w:pos="1080"/>
          <w:tab w:val="left" w:pos="1410"/>
        </w:tabs>
      </w:pPr>
    </w:p>
    <w:p w14:paraId="4FE93612" w14:textId="2863CEFD" w:rsidR="00BE66E5" w:rsidRDefault="00C3716C" w:rsidP="00BE66E5">
      <w:pPr>
        <w:tabs>
          <w:tab w:val="left" w:pos="1080"/>
          <w:tab w:val="left" w:pos="1410"/>
        </w:tabs>
      </w:pPr>
      <w:r>
        <w:tab/>
      </w:r>
    </w:p>
    <w:p w14:paraId="18088945" w14:textId="77777777" w:rsidR="002D7466" w:rsidRDefault="002D7466" w:rsidP="00BE66E5">
      <w:pPr>
        <w:tabs>
          <w:tab w:val="left" w:pos="1080"/>
          <w:tab w:val="left" w:pos="1410"/>
        </w:tabs>
      </w:pPr>
    </w:p>
    <w:sdt>
      <w:sdtPr>
        <w:rPr>
          <w:rFonts w:asciiTheme="minorHAnsi" w:hAnsiTheme="minorHAnsi"/>
          <w:color w:val="auto"/>
          <w:sz w:val="20"/>
          <w:szCs w:val="20"/>
          <w:lang w:val="en-ZA"/>
        </w:rPr>
        <w:id w:val="1606994109"/>
        <w:docPartObj>
          <w:docPartGallery w:val="Table of Contents"/>
          <w:docPartUnique/>
        </w:docPartObj>
      </w:sdtPr>
      <w:sdtEndPr>
        <w:rPr>
          <w:b/>
          <w:bCs/>
          <w:noProof/>
          <w:sz w:val="22"/>
          <w:szCs w:val="22"/>
        </w:rPr>
      </w:sdtEndPr>
      <w:sdtContent>
        <w:p w14:paraId="46C5AF71" w14:textId="0D0C6751" w:rsidR="008362A8" w:rsidRPr="008362A8" w:rsidRDefault="008362A8" w:rsidP="008362A8">
          <w:pPr>
            <w:pStyle w:val="TOCHeading"/>
            <w:numPr>
              <w:ilvl w:val="0"/>
              <w:numId w:val="0"/>
            </w:numPr>
            <w:rPr>
              <w:szCs w:val="24"/>
            </w:rPr>
          </w:pPr>
          <w:r w:rsidRPr="008362A8">
            <w:rPr>
              <w:szCs w:val="24"/>
            </w:rPr>
            <w:t>Table of Contents</w:t>
          </w:r>
        </w:p>
        <w:p w14:paraId="75144DFD" w14:textId="4BCDFF84" w:rsidR="00D62E91" w:rsidRDefault="008362A8">
          <w:pPr>
            <w:pStyle w:val="TOC1"/>
            <w:rPr>
              <w:rFonts w:eastAsiaTheme="minorEastAsia"/>
              <w:b w:val="0"/>
              <w:lang w:eastAsia="en-ZA"/>
            </w:rPr>
          </w:pPr>
          <w:r w:rsidRPr="008362A8">
            <w:rPr>
              <w:sz w:val="20"/>
              <w:szCs w:val="20"/>
            </w:rPr>
            <w:fldChar w:fldCharType="begin"/>
          </w:r>
          <w:r w:rsidRPr="008362A8">
            <w:rPr>
              <w:sz w:val="20"/>
              <w:szCs w:val="20"/>
            </w:rPr>
            <w:instrText xml:space="preserve"> TOC \o "1-3" \h \z \u </w:instrText>
          </w:r>
          <w:r w:rsidRPr="008362A8">
            <w:rPr>
              <w:sz w:val="20"/>
              <w:szCs w:val="20"/>
            </w:rPr>
            <w:fldChar w:fldCharType="separate"/>
          </w:r>
          <w:hyperlink w:anchor="_Toc195708124" w:history="1">
            <w:r w:rsidR="00D62E91" w:rsidRPr="007D70F1">
              <w:rPr>
                <w:rStyle w:val="Hyperlink"/>
              </w:rPr>
              <w:t>1</w:t>
            </w:r>
            <w:r w:rsidR="00D62E91">
              <w:rPr>
                <w:rFonts w:eastAsiaTheme="minorEastAsia"/>
                <w:b w:val="0"/>
                <w:lang w:eastAsia="en-ZA"/>
              </w:rPr>
              <w:tab/>
            </w:r>
            <w:r w:rsidR="00D62E91" w:rsidRPr="007D70F1">
              <w:rPr>
                <w:rStyle w:val="Hyperlink"/>
              </w:rPr>
              <w:t>PURPOSE AND OBJECTIVES</w:t>
            </w:r>
            <w:r w:rsidR="00D62E91">
              <w:rPr>
                <w:webHidden/>
              </w:rPr>
              <w:tab/>
            </w:r>
            <w:r w:rsidR="00D62E91">
              <w:rPr>
                <w:webHidden/>
              </w:rPr>
              <w:fldChar w:fldCharType="begin"/>
            </w:r>
            <w:r w:rsidR="00D62E91">
              <w:rPr>
                <w:webHidden/>
              </w:rPr>
              <w:instrText xml:space="preserve"> PAGEREF _Toc195708124 \h </w:instrText>
            </w:r>
            <w:r w:rsidR="00D62E91">
              <w:rPr>
                <w:webHidden/>
              </w:rPr>
            </w:r>
            <w:r w:rsidR="00D62E91">
              <w:rPr>
                <w:webHidden/>
              </w:rPr>
              <w:fldChar w:fldCharType="separate"/>
            </w:r>
            <w:r w:rsidR="00D62E91">
              <w:rPr>
                <w:webHidden/>
              </w:rPr>
              <w:t>5</w:t>
            </w:r>
            <w:r w:rsidR="00D62E91">
              <w:rPr>
                <w:webHidden/>
              </w:rPr>
              <w:fldChar w:fldCharType="end"/>
            </w:r>
          </w:hyperlink>
        </w:p>
        <w:p w14:paraId="2700EAFB" w14:textId="3436BBFC" w:rsidR="00D62E91" w:rsidRDefault="002D3C33">
          <w:pPr>
            <w:pStyle w:val="TOC2"/>
            <w:tabs>
              <w:tab w:val="left" w:pos="880"/>
              <w:tab w:val="right" w:leader="dot" w:pos="9016"/>
            </w:tabs>
            <w:rPr>
              <w:rFonts w:eastAsiaTheme="minorEastAsia"/>
              <w:noProof/>
              <w:lang w:eastAsia="en-ZA"/>
            </w:rPr>
          </w:pPr>
          <w:hyperlink w:anchor="_Toc195708125" w:history="1">
            <w:r w:rsidR="00D62E91" w:rsidRPr="007D70F1">
              <w:rPr>
                <w:rStyle w:val="Hyperlink"/>
                <w:noProof/>
              </w:rPr>
              <w:t>1.1</w:t>
            </w:r>
            <w:r w:rsidR="00D62E91">
              <w:rPr>
                <w:rFonts w:eastAsiaTheme="minorEastAsia"/>
                <w:noProof/>
                <w:lang w:eastAsia="en-ZA"/>
              </w:rPr>
              <w:tab/>
            </w:r>
            <w:r w:rsidR="00D62E91" w:rsidRPr="007D70F1">
              <w:rPr>
                <w:rStyle w:val="Hyperlink"/>
                <w:noProof/>
              </w:rPr>
              <w:t>Parties to the Agreement</w:t>
            </w:r>
            <w:r w:rsidR="00D62E91">
              <w:rPr>
                <w:noProof/>
                <w:webHidden/>
              </w:rPr>
              <w:tab/>
            </w:r>
            <w:r w:rsidR="00D62E91">
              <w:rPr>
                <w:noProof/>
                <w:webHidden/>
              </w:rPr>
              <w:fldChar w:fldCharType="begin"/>
            </w:r>
            <w:r w:rsidR="00D62E91">
              <w:rPr>
                <w:noProof/>
                <w:webHidden/>
              </w:rPr>
              <w:instrText xml:space="preserve"> PAGEREF _Toc195708125 \h </w:instrText>
            </w:r>
            <w:r w:rsidR="00D62E91">
              <w:rPr>
                <w:noProof/>
                <w:webHidden/>
              </w:rPr>
            </w:r>
            <w:r w:rsidR="00D62E91">
              <w:rPr>
                <w:noProof/>
                <w:webHidden/>
              </w:rPr>
              <w:fldChar w:fldCharType="separate"/>
            </w:r>
            <w:r w:rsidR="00D62E91">
              <w:rPr>
                <w:noProof/>
                <w:webHidden/>
              </w:rPr>
              <w:t>5</w:t>
            </w:r>
            <w:r w:rsidR="00D62E91">
              <w:rPr>
                <w:noProof/>
                <w:webHidden/>
              </w:rPr>
              <w:fldChar w:fldCharType="end"/>
            </w:r>
          </w:hyperlink>
        </w:p>
        <w:p w14:paraId="694373A0" w14:textId="4125A8DD" w:rsidR="00D62E91" w:rsidRDefault="002D3C33">
          <w:pPr>
            <w:pStyle w:val="TOC2"/>
            <w:tabs>
              <w:tab w:val="left" w:pos="880"/>
              <w:tab w:val="right" w:leader="dot" w:pos="9016"/>
            </w:tabs>
            <w:rPr>
              <w:rFonts w:eastAsiaTheme="minorEastAsia"/>
              <w:noProof/>
              <w:lang w:eastAsia="en-ZA"/>
            </w:rPr>
          </w:pPr>
          <w:hyperlink w:anchor="_Toc195708126" w:history="1">
            <w:r w:rsidR="00D62E91" w:rsidRPr="007D70F1">
              <w:rPr>
                <w:rStyle w:val="Hyperlink"/>
                <w:noProof/>
              </w:rPr>
              <w:t>1.2</w:t>
            </w:r>
            <w:r w:rsidR="00D62E91">
              <w:rPr>
                <w:rFonts w:eastAsiaTheme="minorEastAsia"/>
                <w:noProof/>
                <w:lang w:eastAsia="en-ZA"/>
              </w:rPr>
              <w:tab/>
            </w:r>
            <w:r w:rsidR="00D62E91" w:rsidRPr="007D70F1">
              <w:rPr>
                <w:rStyle w:val="Hyperlink"/>
                <w:noProof/>
              </w:rPr>
              <w:t>Commencement Date</w:t>
            </w:r>
            <w:r w:rsidR="00D62E91">
              <w:rPr>
                <w:noProof/>
                <w:webHidden/>
              </w:rPr>
              <w:tab/>
            </w:r>
            <w:r w:rsidR="00D62E91">
              <w:rPr>
                <w:noProof/>
                <w:webHidden/>
              </w:rPr>
              <w:fldChar w:fldCharType="begin"/>
            </w:r>
            <w:r w:rsidR="00D62E91">
              <w:rPr>
                <w:noProof/>
                <w:webHidden/>
              </w:rPr>
              <w:instrText xml:space="preserve"> PAGEREF _Toc195708126 \h </w:instrText>
            </w:r>
            <w:r w:rsidR="00D62E91">
              <w:rPr>
                <w:noProof/>
                <w:webHidden/>
              </w:rPr>
            </w:r>
            <w:r w:rsidR="00D62E91">
              <w:rPr>
                <w:noProof/>
                <w:webHidden/>
              </w:rPr>
              <w:fldChar w:fldCharType="separate"/>
            </w:r>
            <w:r w:rsidR="00D62E91">
              <w:rPr>
                <w:noProof/>
                <w:webHidden/>
              </w:rPr>
              <w:t>6</w:t>
            </w:r>
            <w:r w:rsidR="00D62E91">
              <w:rPr>
                <w:noProof/>
                <w:webHidden/>
              </w:rPr>
              <w:fldChar w:fldCharType="end"/>
            </w:r>
          </w:hyperlink>
        </w:p>
        <w:p w14:paraId="5BB7B629" w14:textId="105FB302" w:rsidR="00D62E91" w:rsidRDefault="002D3C33">
          <w:pPr>
            <w:pStyle w:val="TOC2"/>
            <w:tabs>
              <w:tab w:val="left" w:pos="880"/>
              <w:tab w:val="right" w:leader="dot" w:pos="9016"/>
            </w:tabs>
            <w:rPr>
              <w:rFonts w:eastAsiaTheme="minorEastAsia"/>
              <w:noProof/>
              <w:lang w:eastAsia="en-ZA"/>
            </w:rPr>
          </w:pPr>
          <w:hyperlink w:anchor="_Toc195708127" w:history="1">
            <w:r w:rsidR="00D62E91" w:rsidRPr="007D70F1">
              <w:rPr>
                <w:rStyle w:val="Hyperlink"/>
                <w:noProof/>
              </w:rPr>
              <w:t>1.3</w:t>
            </w:r>
            <w:r w:rsidR="00D62E91">
              <w:rPr>
                <w:rFonts w:eastAsiaTheme="minorEastAsia"/>
                <w:noProof/>
                <w:lang w:eastAsia="en-ZA"/>
              </w:rPr>
              <w:tab/>
            </w:r>
            <w:r w:rsidR="00D62E91" w:rsidRPr="007D70F1">
              <w:rPr>
                <w:rStyle w:val="Hyperlink"/>
                <w:noProof/>
              </w:rPr>
              <w:t>Terms and Renewal</w:t>
            </w:r>
            <w:r w:rsidR="00D62E91">
              <w:rPr>
                <w:noProof/>
                <w:webHidden/>
              </w:rPr>
              <w:tab/>
            </w:r>
            <w:r w:rsidR="00D62E91">
              <w:rPr>
                <w:noProof/>
                <w:webHidden/>
              </w:rPr>
              <w:fldChar w:fldCharType="begin"/>
            </w:r>
            <w:r w:rsidR="00D62E91">
              <w:rPr>
                <w:noProof/>
                <w:webHidden/>
              </w:rPr>
              <w:instrText xml:space="preserve"> PAGEREF _Toc195708127 \h </w:instrText>
            </w:r>
            <w:r w:rsidR="00D62E91">
              <w:rPr>
                <w:noProof/>
                <w:webHidden/>
              </w:rPr>
            </w:r>
            <w:r w:rsidR="00D62E91">
              <w:rPr>
                <w:noProof/>
                <w:webHidden/>
              </w:rPr>
              <w:fldChar w:fldCharType="separate"/>
            </w:r>
            <w:r w:rsidR="00D62E91">
              <w:rPr>
                <w:noProof/>
                <w:webHidden/>
              </w:rPr>
              <w:t>6</w:t>
            </w:r>
            <w:r w:rsidR="00D62E91">
              <w:rPr>
                <w:noProof/>
                <w:webHidden/>
              </w:rPr>
              <w:fldChar w:fldCharType="end"/>
            </w:r>
          </w:hyperlink>
        </w:p>
        <w:p w14:paraId="31D43875" w14:textId="63F20508" w:rsidR="00D62E91" w:rsidRDefault="002D3C33">
          <w:pPr>
            <w:pStyle w:val="TOC2"/>
            <w:tabs>
              <w:tab w:val="left" w:pos="880"/>
              <w:tab w:val="right" w:leader="dot" w:pos="9016"/>
            </w:tabs>
            <w:rPr>
              <w:rFonts w:eastAsiaTheme="minorEastAsia"/>
              <w:noProof/>
              <w:lang w:eastAsia="en-ZA"/>
            </w:rPr>
          </w:pPr>
          <w:hyperlink w:anchor="_Toc195708128" w:history="1">
            <w:r w:rsidR="00D62E91" w:rsidRPr="007D70F1">
              <w:rPr>
                <w:rStyle w:val="Hyperlink"/>
                <w:noProof/>
              </w:rPr>
              <w:t>1.4</w:t>
            </w:r>
            <w:r w:rsidR="00D62E91">
              <w:rPr>
                <w:rFonts w:eastAsiaTheme="minorEastAsia"/>
                <w:noProof/>
                <w:lang w:eastAsia="en-ZA"/>
              </w:rPr>
              <w:tab/>
            </w:r>
            <w:r w:rsidR="00D62E91" w:rsidRPr="007D70F1">
              <w:rPr>
                <w:rStyle w:val="Hyperlink"/>
                <w:noProof/>
              </w:rPr>
              <w:t>Duration of Agreement</w:t>
            </w:r>
            <w:r w:rsidR="00D62E91">
              <w:rPr>
                <w:noProof/>
                <w:webHidden/>
              </w:rPr>
              <w:tab/>
            </w:r>
            <w:r w:rsidR="00D62E91">
              <w:rPr>
                <w:noProof/>
                <w:webHidden/>
              </w:rPr>
              <w:fldChar w:fldCharType="begin"/>
            </w:r>
            <w:r w:rsidR="00D62E91">
              <w:rPr>
                <w:noProof/>
                <w:webHidden/>
              </w:rPr>
              <w:instrText xml:space="preserve"> PAGEREF _Toc195708128 \h </w:instrText>
            </w:r>
            <w:r w:rsidR="00D62E91">
              <w:rPr>
                <w:noProof/>
                <w:webHidden/>
              </w:rPr>
            </w:r>
            <w:r w:rsidR="00D62E91">
              <w:rPr>
                <w:noProof/>
                <w:webHidden/>
              </w:rPr>
              <w:fldChar w:fldCharType="separate"/>
            </w:r>
            <w:r w:rsidR="00D62E91">
              <w:rPr>
                <w:noProof/>
                <w:webHidden/>
              </w:rPr>
              <w:t>6</w:t>
            </w:r>
            <w:r w:rsidR="00D62E91">
              <w:rPr>
                <w:noProof/>
                <w:webHidden/>
              </w:rPr>
              <w:fldChar w:fldCharType="end"/>
            </w:r>
          </w:hyperlink>
        </w:p>
        <w:p w14:paraId="3586BA1E" w14:textId="68890005" w:rsidR="00D62E91" w:rsidRDefault="002D3C33">
          <w:pPr>
            <w:pStyle w:val="TOC2"/>
            <w:tabs>
              <w:tab w:val="left" w:pos="880"/>
              <w:tab w:val="right" w:leader="dot" w:pos="9016"/>
            </w:tabs>
            <w:rPr>
              <w:rFonts w:eastAsiaTheme="minorEastAsia"/>
              <w:noProof/>
              <w:lang w:eastAsia="en-ZA"/>
            </w:rPr>
          </w:pPr>
          <w:hyperlink w:anchor="_Toc195708129" w:history="1">
            <w:r w:rsidR="00D62E91" w:rsidRPr="007D70F1">
              <w:rPr>
                <w:rStyle w:val="Hyperlink"/>
                <w:noProof/>
              </w:rPr>
              <w:t>1.5</w:t>
            </w:r>
            <w:r w:rsidR="00D62E91">
              <w:rPr>
                <w:rFonts w:eastAsiaTheme="minorEastAsia"/>
                <w:noProof/>
                <w:lang w:eastAsia="en-ZA"/>
              </w:rPr>
              <w:tab/>
            </w:r>
            <w:r w:rsidR="00D62E91" w:rsidRPr="007D70F1">
              <w:rPr>
                <w:rStyle w:val="Hyperlink"/>
                <w:noProof/>
              </w:rPr>
              <w:t>Non-Exclusivity</w:t>
            </w:r>
            <w:r w:rsidR="00D62E91">
              <w:rPr>
                <w:noProof/>
                <w:webHidden/>
              </w:rPr>
              <w:tab/>
            </w:r>
            <w:r w:rsidR="00D62E91">
              <w:rPr>
                <w:noProof/>
                <w:webHidden/>
              </w:rPr>
              <w:fldChar w:fldCharType="begin"/>
            </w:r>
            <w:r w:rsidR="00D62E91">
              <w:rPr>
                <w:noProof/>
                <w:webHidden/>
              </w:rPr>
              <w:instrText xml:space="preserve"> PAGEREF _Toc195708129 \h </w:instrText>
            </w:r>
            <w:r w:rsidR="00D62E91">
              <w:rPr>
                <w:noProof/>
                <w:webHidden/>
              </w:rPr>
            </w:r>
            <w:r w:rsidR="00D62E91">
              <w:rPr>
                <w:noProof/>
                <w:webHidden/>
              </w:rPr>
              <w:fldChar w:fldCharType="separate"/>
            </w:r>
            <w:r w:rsidR="00D62E91">
              <w:rPr>
                <w:noProof/>
                <w:webHidden/>
              </w:rPr>
              <w:t>6</w:t>
            </w:r>
            <w:r w:rsidR="00D62E91">
              <w:rPr>
                <w:noProof/>
                <w:webHidden/>
              </w:rPr>
              <w:fldChar w:fldCharType="end"/>
            </w:r>
          </w:hyperlink>
        </w:p>
        <w:p w14:paraId="0C9EF408" w14:textId="0580297C" w:rsidR="00D62E91" w:rsidRDefault="002D3C33">
          <w:pPr>
            <w:pStyle w:val="TOC1"/>
            <w:rPr>
              <w:rFonts w:eastAsiaTheme="minorEastAsia"/>
              <w:b w:val="0"/>
              <w:lang w:eastAsia="en-ZA"/>
            </w:rPr>
          </w:pPr>
          <w:hyperlink w:anchor="_Toc195708130" w:history="1">
            <w:r w:rsidR="00D62E91" w:rsidRPr="007D70F1">
              <w:rPr>
                <w:rStyle w:val="Hyperlink"/>
              </w:rPr>
              <w:t>2</w:t>
            </w:r>
            <w:r w:rsidR="00D62E91">
              <w:rPr>
                <w:rFonts w:eastAsiaTheme="minorEastAsia"/>
                <w:b w:val="0"/>
                <w:lang w:eastAsia="en-ZA"/>
              </w:rPr>
              <w:tab/>
            </w:r>
            <w:r w:rsidR="00D62E91" w:rsidRPr="007D70F1">
              <w:rPr>
                <w:rStyle w:val="Hyperlink"/>
              </w:rPr>
              <w:t>INTERPRETATION AND DEFINITIONS</w:t>
            </w:r>
            <w:r w:rsidR="00D62E91">
              <w:rPr>
                <w:webHidden/>
              </w:rPr>
              <w:tab/>
            </w:r>
            <w:r w:rsidR="00D62E91">
              <w:rPr>
                <w:webHidden/>
              </w:rPr>
              <w:fldChar w:fldCharType="begin"/>
            </w:r>
            <w:r w:rsidR="00D62E91">
              <w:rPr>
                <w:webHidden/>
              </w:rPr>
              <w:instrText xml:space="preserve"> PAGEREF _Toc195708130 \h </w:instrText>
            </w:r>
            <w:r w:rsidR="00D62E91">
              <w:rPr>
                <w:webHidden/>
              </w:rPr>
            </w:r>
            <w:r w:rsidR="00D62E91">
              <w:rPr>
                <w:webHidden/>
              </w:rPr>
              <w:fldChar w:fldCharType="separate"/>
            </w:r>
            <w:r w:rsidR="00D62E91">
              <w:rPr>
                <w:webHidden/>
              </w:rPr>
              <w:t>6</w:t>
            </w:r>
            <w:r w:rsidR="00D62E91">
              <w:rPr>
                <w:webHidden/>
              </w:rPr>
              <w:fldChar w:fldCharType="end"/>
            </w:r>
          </w:hyperlink>
        </w:p>
        <w:p w14:paraId="4904964C" w14:textId="3857DC01" w:rsidR="00D62E91" w:rsidRDefault="002D3C33">
          <w:pPr>
            <w:pStyle w:val="TOC2"/>
            <w:tabs>
              <w:tab w:val="left" w:pos="880"/>
              <w:tab w:val="right" w:leader="dot" w:pos="9016"/>
            </w:tabs>
            <w:rPr>
              <w:rFonts w:eastAsiaTheme="minorEastAsia"/>
              <w:noProof/>
              <w:lang w:eastAsia="en-ZA"/>
            </w:rPr>
          </w:pPr>
          <w:hyperlink w:anchor="_Toc195708131" w:history="1">
            <w:r w:rsidR="00D62E91" w:rsidRPr="007D70F1">
              <w:rPr>
                <w:rStyle w:val="Hyperlink"/>
                <w:noProof/>
              </w:rPr>
              <w:t>2.1</w:t>
            </w:r>
            <w:r w:rsidR="00D62E91">
              <w:rPr>
                <w:rFonts w:eastAsiaTheme="minorEastAsia"/>
                <w:noProof/>
                <w:lang w:eastAsia="en-ZA"/>
              </w:rPr>
              <w:tab/>
            </w:r>
            <w:r w:rsidR="00D62E91" w:rsidRPr="007D70F1">
              <w:rPr>
                <w:rStyle w:val="Hyperlink"/>
                <w:noProof/>
              </w:rPr>
              <w:t>Definitions</w:t>
            </w:r>
            <w:r w:rsidR="00D62E91">
              <w:rPr>
                <w:noProof/>
                <w:webHidden/>
              </w:rPr>
              <w:tab/>
            </w:r>
            <w:r w:rsidR="00D62E91">
              <w:rPr>
                <w:noProof/>
                <w:webHidden/>
              </w:rPr>
              <w:fldChar w:fldCharType="begin"/>
            </w:r>
            <w:r w:rsidR="00D62E91">
              <w:rPr>
                <w:noProof/>
                <w:webHidden/>
              </w:rPr>
              <w:instrText xml:space="preserve"> PAGEREF _Toc195708131 \h </w:instrText>
            </w:r>
            <w:r w:rsidR="00D62E91">
              <w:rPr>
                <w:noProof/>
                <w:webHidden/>
              </w:rPr>
            </w:r>
            <w:r w:rsidR="00D62E91">
              <w:rPr>
                <w:noProof/>
                <w:webHidden/>
              </w:rPr>
              <w:fldChar w:fldCharType="separate"/>
            </w:r>
            <w:r w:rsidR="00D62E91">
              <w:rPr>
                <w:noProof/>
                <w:webHidden/>
              </w:rPr>
              <w:t>6</w:t>
            </w:r>
            <w:r w:rsidR="00D62E91">
              <w:rPr>
                <w:noProof/>
                <w:webHidden/>
              </w:rPr>
              <w:fldChar w:fldCharType="end"/>
            </w:r>
          </w:hyperlink>
        </w:p>
        <w:p w14:paraId="5006AEB6" w14:textId="604171E0" w:rsidR="00D62E91" w:rsidRDefault="002D3C33">
          <w:pPr>
            <w:pStyle w:val="TOC2"/>
            <w:tabs>
              <w:tab w:val="left" w:pos="880"/>
              <w:tab w:val="right" w:leader="dot" w:pos="9016"/>
            </w:tabs>
            <w:rPr>
              <w:rFonts w:eastAsiaTheme="minorEastAsia"/>
              <w:noProof/>
              <w:lang w:eastAsia="en-ZA"/>
            </w:rPr>
          </w:pPr>
          <w:hyperlink w:anchor="_Toc195708132" w:history="1">
            <w:r w:rsidR="00D62E91" w:rsidRPr="007D70F1">
              <w:rPr>
                <w:rStyle w:val="Hyperlink"/>
                <w:noProof/>
              </w:rPr>
              <w:t>2.2</w:t>
            </w:r>
            <w:r w:rsidR="00D62E91">
              <w:rPr>
                <w:rFonts w:eastAsiaTheme="minorEastAsia"/>
                <w:noProof/>
                <w:lang w:eastAsia="en-ZA"/>
              </w:rPr>
              <w:tab/>
            </w:r>
            <w:r w:rsidR="00D62E91" w:rsidRPr="007D70F1">
              <w:rPr>
                <w:rStyle w:val="Hyperlink"/>
                <w:noProof/>
              </w:rPr>
              <w:t>Interpretation and General Provisions</w:t>
            </w:r>
            <w:r w:rsidR="00D62E91">
              <w:rPr>
                <w:noProof/>
                <w:webHidden/>
              </w:rPr>
              <w:tab/>
            </w:r>
            <w:r w:rsidR="00D62E91">
              <w:rPr>
                <w:noProof/>
                <w:webHidden/>
              </w:rPr>
              <w:fldChar w:fldCharType="begin"/>
            </w:r>
            <w:r w:rsidR="00D62E91">
              <w:rPr>
                <w:noProof/>
                <w:webHidden/>
              </w:rPr>
              <w:instrText xml:space="preserve"> PAGEREF _Toc195708132 \h </w:instrText>
            </w:r>
            <w:r w:rsidR="00D62E91">
              <w:rPr>
                <w:noProof/>
                <w:webHidden/>
              </w:rPr>
            </w:r>
            <w:r w:rsidR="00D62E91">
              <w:rPr>
                <w:noProof/>
                <w:webHidden/>
              </w:rPr>
              <w:fldChar w:fldCharType="separate"/>
            </w:r>
            <w:r w:rsidR="00D62E91">
              <w:rPr>
                <w:noProof/>
                <w:webHidden/>
              </w:rPr>
              <w:t>7</w:t>
            </w:r>
            <w:r w:rsidR="00D62E91">
              <w:rPr>
                <w:noProof/>
                <w:webHidden/>
              </w:rPr>
              <w:fldChar w:fldCharType="end"/>
            </w:r>
          </w:hyperlink>
        </w:p>
        <w:p w14:paraId="2B695270" w14:textId="67889915" w:rsidR="00D62E91" w:rsidRDefault="002D3C33">
          <w:pPr>
            <w:pStyle w:val="TOC1"/>
            <w:rPr>
              <w:rFonts w:eastAsiaTheme="minorEastAsia"/>
              <w:b w:val="0"/>
              <w:lang w:eastAsia="en-ZA"/>
            </w:rPr>
          </w:pPr>
          <w:hyperlink w:anchor="_Toc195708133" w:history="1">
            <w:r w:rsidR="00D62E91" w:rsidRPr="007D70F1">
              <w:rPr>
                <w:rStyle w:val="Hyperlink"/>
              </w:rPr>
              <w:t>3</w:t>
            </w:r>
            <w:r w:rsidR="00D62E91">
              <w:rPr>
                <w:rFonts w:eastAsiaTheme="minorEastAsia"/>
                <w:b w:val="0"/>
                <w:lang w:eastAsia="en-ZA"/>
              </w:rPr>
              <w:tab/>
            </w:r>
            <w:r w:rsidR="00D62E91" w:rsidRPr="007D70F1">
              <w:rPr>
                <w:rStyle w:val="Hyperlink"/>
              </w:rPr>
              <w:t>BACKGROUND OF SERVICES</w:t>
            </w:r>
            <w:r w:rsidR="00D62E91">
              <w:rPr>
                <w:webHidden/>
              </w:rPr>
              <w:tab/>
            </w:r>
            <w:r w:rsidR="00D62E91">
              <w:rPr>
                <w:webHidden/>
              </w:rPr>
              <w:fldChar w:fldCharType="begin"/>
            </w:r>
            <w:r w:rsidR="00D62E91">
              <w:rPr>
                <w:webHidden/>
              </w:rPr>
              <w:instrText xml:space="preserve"> PAGEREF _Toc195708133 \h </w:instrText>
            </w:r>
            <w:r w:rsidR="00D62E91">
              <w:rPr>
                <w:webHidden/>
              </w:rPr>
            </w:r>
            <w:r w:rsidR="00D62E91">
              <w:rPr>
                <w:webHidden/>
              </w:rPr>
              <w:fldChar w:fldCharType="separate"/>
            </w:r>
            <w:r w:rsidR="00D62E91">
              <w:rPr>
                <w:webHidden/>
              </w:rPr>
              <w:t>7</w:t>
            </w:r>
            <w:r w:rsidR="00D62E91">
              <w:rPr>
                <w:webHidden/>
              </w:rPr>
              <w:fldChar w:fldCharType="end"/>
            </w:r>
          </w:hyperlink>
        </w:p>
        <w:p w14:paraId="028C4FC2" w14:textId="5ED5A8EB" w:rsidR="00D62E91" w:rsidRDefault="002D3C33">
          <w:pPr>
            <w:pStyle w:val="TOC2"/>
            <w:tabs>
              <w:tab w:val="left" w:pos="880"/>
              <w:tab w:val="right" w:leader="dot" w:pos="9016"/>
            </w:tabs>
            <w:rPr>
              <w:rFonts w:eastAsiaTheme="minorEastAsia"/>
              <w:noProof/>
              <w:lang w:eastAsia="en-ZA"/>
            </w:rPr>
          </w:pPr>
          <w:hyperlink w:anchor="_Toc195708134" w:history="1">
            <w:r w:rsidR="00D62E91" w:rsidRPr="007D70F1">
              <w:rPr>
                <w:rStyle w:val="Hyperlink"/>
                <w:noProof/>
              </w:rPr>
              <w:t>3.1</w:t>
            </w:r>
            <w:r w:rsidR="00D62E91">
              <w:rPr>
                <w:rFonts w:eastAsiaTheme="minorEastAsia"/>
                <w:noProof/>
                <w:lang w:eastAsia="en-ZA"/>
              </w:rPr>
              <w:tab/>
            </w:r>
            <w:r w:rsidR="00D62E91" w:rsidRPr="007D70F1">
              <w:rPr>
                <w:rStyle w:val="Hyperlink"/>
                <w:noProof/>
              </w:rPr>
              <w:t>Place of Service Delivery</w:t>
            </w:r>
            <w:r w:rsidR="00D62E91">
              <w:rPr>
                <w:noProof/>
                <w:webHidden/>
              </w:rPr>
              <w:tab/>
            </w:r>
            <w:r w:rsidR="00D62E91">
              <w:rPr>
                <w:noProof/>
                <w:webHidden/>
              </w:rPr>
              <w:fldChar w:fldCharType="begin"/>
            </w:r>
            <w:r w:rsidR="00D62E91">
              <w:rPr>
                <w:noProof/>
                <w:webHidden/>
              </w:rPr>
              <w:instrText xml:space="preserve"> PAGEREF _Toc195708134 \h </w:instrText>
            </w:r>
            <w:r w:rsidR="00D62E91">
              <w:rPr>
                <w:noProof/>
                <w:webHidden/>
              </w:rPr>
            </w:r>
            <w:r w:rsidR="00D62E91">
              <w:rPr>
                <w:noProof/>
                <w:webHidden/>
              </w:rPr>
              <w:fldChar w:fldCharType="separate"/>
            </w:r>
            <w:r w:rsidR="00D62E91">
              <w:rPr>
                <w:noProof/>
                <w:webHidden/>
              </w:rPr>
              <w:t>8</w:t>
            </w:r>
            <w:r w:rsidR="00D62E91">
              <w:rPr>
                <w:noProof/>
                <w:webHidden/>
              </w:rPr>
              <w:fldChar w:fldCharType="end"/>
            </w:r>
          </w:hyperlink>
        </w:p>
        <w:p w14:paraId="5BDC7A60" w14:textId="12B4B6F4" w:rsidR="00D62E91" w:rsidRDefault="002D3C33">
          <w:pPr>
            <w:pStyle w:val="TOC2"/>
            <w:tabs>
              <w:tab w:val="left" w:pos="880"/>
              <w:tab w:val="right" w:leader="dot" w:pos="9016"/>
            </w:tabs>
            <w:rPr>
              <w:rFonts w:eastAsiaTheme="minorEastAsia"/>
              <w:noProof/>
              <w:lang w:eastAsia="en-ZA"/>
            </w:rPr>
          </w:pPr>
          <w:hyperlink w:anchor="_Toc195708135" w:history="1">
            <w:r w:rsidR="00D62E91" w:rsidRPr="007D70F1">
              <w:rPr>
                <w:rStyle w:val="Hyperlink"/>
                <w:noProof/>
              </w:rPr>
              <w:t>3.2</w:t>
            </w:r>
            <w:r w:rsidR="00D62E91">
              <w:rPr>
                <w:rFonts w:eastAsiaTheme="minorEastAsia"/>
                <w:noProof/>
                <w:lang w:eastAsia="en-ZA"/>
              </w:rPr>
              <w:tab/>
            </w:r>
            <w:r w:rsidR="00D62E91" w:rsidRPr="007D70F1">
              <w:rPr>
                <w:rStyle w:val="Hyperlink"/>
                <w:noProof/>
              </w:rPr>
              <w:t>Changes Control</w:t>
            </w:r>
            <w:r w:rsidR="00D62E91">
              <w:rPr>
                <w:noProof/>
                <w:webHidden/>
              </w:rPr>
              <w:tab/>
            </w:r>
            <w:r w:rsidR="00D62E91">
              <w:rPr>
                <w:noProof/>
                <w:webHidden/>
              </w:rPr>
              <w:fldChar w:fldCharType="begin"/>
            </w:r>
            <w:r w:rsidR="00D62E91">
              <w:rPr>
                <w:noProof/>
                <w:webHidden/>
              </w:rPr>
              <w:instrText xml:space="preserve"> PAGEREF _Toc195708135 \h </w:instrText>
            </w:r>
            <w:r w:rsidR="00D62E91">
              <w:rPr>
                <w:noProof/>
                <w:webHidden/>
              </w:rPr>
            </w:r>
            <w:r w:rsidR="00D62E91">
              <w:rPr>
                <w:noProof/>
                <w:webHidden/>
              </w:rPr>
              <w:fldChar w:fldCharType="separate"/>
            </w:r>
            <w:r w:rsidR="00D62E91">
              <w:rPr>
                <w:noProof/>
                <w:webHidden/>
              </w:rPr>
              <w:t>8</w:t>
            </w:r>
            <w:r w:rsidR="00D62E91">
              <w:rPr>
                <w:noProof/>
                <w:webHidden/>
              </w:rPr>
              <w:fldChar w:fldCharType="end"/>
            </w:r>
          </w:hyperlink>
        </w:p>
        <w:p w14:paraId="344F97DC" w14:textId="464E3F9A" w:rsidR="00D62E91" w:rsidRDefault="002D3C33">
          <w:pPr>
            <w:pStyle w:val="TOC2"/>
            <w:tabs>
              <w:tab w:val="left" w:pos="880"/>
              <w:tab w:val="right" w:leader="dot" w:pos="9016"/>
            </w:tabs>
            <w:rPr>
              <w:rFonts w:eastAsiaTheme="minorEastAsia"/>
              <w:noProof/>
              <w:lang w:eastAsia="en-ZA"/>
            </w:rPr>
          </w:pPr>
          <w:hyperlink w:anchor="_Toc195708136" w:history="1">
            <w:r w:rsidR="00D62E91" w:rsidRPr="007D70F1">
              <w:rPr>
                <w:rStyle w:val="Hyperlink"/>
                <w:noProof/>
              </w:rPr>
              <w:t>3.3</w:t>
            </w:r>
            <w:r w:rsidR="00D62E91">
              <w:rPr>
                <w:rFonts w:eastAsiaTheme="minorEastAsia"/>
                <w:noProof/>
                <w:lang w:eastAsia="en-ZA"/>
              </w:rPr>
              <w:tab/>
            </w:r>
            <w:r w:rsidR="00D62E91" w:rsidRPr="007D70F1">
              <w:rPr>
                <w:rStyle w:val="Hyperlink"/>
                <w:noProof/>
              </w:rPr>
              <w:t>Fees and Expenses</w:t>
            </w:r>
            <w:r w:rsidR="00D62E91">
              <w:rPr>
                <w:noProof/>
                <w:webHidden/>
              </w:rPr>
              <w:tab/>
            </w:r>
            <w:r w:rsidR="00D62E91">
              <w:rPr>
                <w:noProof/>
                <w:webHidden/>
              </w:rPr>
              <w:fldChar w:fldCharType="begin"/>
            </w:r>
            <w:r w:rsidR="00D62E91">
              <w:rPr>
                <w:noProof/>
                <w:webHidden/>
              </w:rPr>
              <w:instrText xml:space="preserve"> PAGEREF _Toc195708136 \h </w:instrText>
            </w:r>
            <w:r w:rsidR="00D62E91">
              <w:rPr>
                <w:noProof/>
                <w:webHidden/>
              </w:rPr>
            </w:r>
            <w:r w:rsidR="00D62E91">
              <w:rPr>
                <w:noProof/>
                <w:webHidden/>
              </w:rPr>
              <w:fldChar w:fldCharType="separate"/>
            </w:r>
            <w:r w:rsidR="00D62E91">
              <w:rPr>
                <w:noProof/>
                <w:webHidden/>
              </w:rPr>
              <w:t>8</w:t>
            </w:r>
            <w:r w:rsidR="00D62E91">
              <w:rPr>
                <w:noProof/>
                <w:webHidden/>
              </w:rPr>
              <w:fldChar w:fldCharType="end"/>
            </w:r>
          </w:hyperlink>
        </w:p>
        <w:p w14:paraId="6C819B60" w14:textId="6B1302C4" w:rsidR="00D62E91" w:rsidRDefault="002D3C33">
          <w:pPr>
            <w:pStyle w:val="TOC1"/>
            <w:rPr>
              <w:rFonts w:eastAsiaTheme="minorEastAsia"/>
              <w:b w:val="0"/>
              <w:lang w:eastAsia="en-ZA"/>
            </w:rPr>
          </w:pPr>
          <w:hyperlink w:anchor="_Toc195708137" w:history="1">
            <w:r w:rsidR="00D62E91" w:rsidRPr="007D70F1">
              <w:rPr>
                <w:rStyle w:val="Hyperlink"/>
              </w:rPr>
              <w:t>4</w:t>
            </w:r>
            <w:r w:rsidR="00D62E91">
              <w:rPr>
                <w:rFonts w:eastAsiaTheme="minorEastAsia"/>
                <w:b w:val="0"/>
                <w:lang w:eastAsia="en-ZA"/>
              </w:rPr>
              <w:tab/>
            </w:r>
            <w:r w:rsidR="00D62E91" w:rsidRPr="007D70F1">
              <w:rPr>
                <w:rStyle w:val="Hyperlink"/>
              </w:rPr>
              <w:t>PERFORMANCE, TRACKING AND REPORTING</w:t>
            </w:r>
            <w:r w:rsidR="00D62E91">
              <w:rPr>
                <w:webHidden/>
              </w:rPr>
              <w:tab/>
            </w:r>
            <w:r w:rsidR="00D62E91">
              <w:rPr>
                <w:webHidden/>
              </w:rPr>
              <w:fldChar w:fldCharType="begin"/>
            </w:r>
            <w:r w:rsidR="00D62E91">
              <w:rPr>
                <w:webHidden/>
              </w:rPr>
              <w:instrText xml:space="preserve"> PAGEREF _Toc195708137 \h </w:instrText>
            </w:r>
            <w:r w:rsidR="00D62E91">
              <w:rPr>
                <w:webHidden/>
              </w:rPr>
            </w:r>
            <w:r w:rsidR="00D62E91">
              <w:rPr>
                <w:webHidden/>
              </w:rPr>
              <w:fldChar w:fldCharType="separate"/>
            </w:r>
            <w:r w:rsidR="00D62E91">
              <w:rPr>
                <w:webHidden/>
              </w:rPr>
              <w:t>8</w:t>
            </w:r>
            <w:r w:rsidR="00D62E91">
              <w:rPr>
                <w:webHidden/>
              </w:rPr>
              <w:fldChar w:fldCharType="end"/>
            </w:r>
          </w:hyperlink>
        </w:p>
        <w:p w14:paraId="4332A484" w14:textId="5A5D4FFD" w:rsidR="00D62E91" w:rsidRDefault="002D3C33">
          <w:pPr>
            <w:pStyle w:val="TOC2"/>
            <w:tabs>
              <w:tab w:val="left" w:pos="880"/>
              <w:tab w:val="right" w:leader="dot" w:pos="9016"/>
            </w:tabs>
            <w:rPr>
              <w:rFonts w:eastAsiaTheme="minorEastAsia"/>
              <w:noProof/>
              <w:lang w:eastAsia="en-ZA"/>
            </w:rPr>
          </w:pPr>
          <w:hyperlink w:anchor="_Toc195708138" w:history="1">
            <w:r w:rsidR="00D62E91" w:rsidRPr="007D70F1">
              <w:rPr>
                <w:rStyle w:val="Hyperlink"/>
                <w:noProof/>
              </w:rPr>
              <w:t>4.1</w:t>
            </w:r>
            <w:r w:rsidR="00D62E91">
              <w:rPr>
                <w:rFonts w:eastAsiaTheme="minorEastAsia"/>
                <w:noProof/>
                <w:lang w:eastAsia="en-ZA"/>
              </w:rPr>
              <w:tab/>
            </w:r>
            <w:r w:rsidR="00D62E91" w:rsidRPr="007D70F1">
              <w:rPr>
                <w:rStyle w:val="Hyperlink"/>
                <w:noProof/>
              </w:rPr>
              <w:t>Key Personnel Changes</w:t>
            </w:r>
            <w:r w:rsidR="00D62E91">
              <w:rPr>
                <w:noProof/>
                <w:webHidden/>
              </w:rPr>
              <w:tab/>
            </w:r>
            <w:r w:rsidR="00D62E91">
              <w:rPr>
                <w:noProof/>
                <w:webHidden/>
              </w:rPr>
              <w:fldChar w:fldCharType="begin"/>
            </w:r>
            <w:r w:rsidR="00D62E91">
              <w:rPr>
                <w:noProof/>
                <w:webHidden/>
              </w:rPr>
              <w:instrText xml:space="preserve"> PAGEREF _Toc195708138 \h </w:instrText>
            </w:r>
            <w:r w:rsidR="00D62E91">
              <w:rPr>
                <w:noProof/>
                <w:webHidden/>
              </w:rPr>
            </w:r>
            <w:r w:rsidR="00D62E91">
              <w:rPr>
                <w:noProof/>
                <w:webHidden/>
              </w:rPr>
              <w:fldChar w:fldCharType="separate"/>
            </w:r>
            <w:r w:rsidR="00D62E91">
              <w:rPr>
                <w:noProof/>
                <w:webHidden/>
              </w:rPr>
              <w:t>8</w:t>
            </w:r>
            <w:r w:rsidR="00D62E91">
              <w:rPr>
                <w:noProof/>
                <w:webHidden/>
              </w:rPr>
              <w:fldChar w:fldCharType="end"/>
            </w:r>
          </w:hyperlink>
        </w:p>
        <w:p w14:paraId="08DE3280" w14:textId="0D84312D" w:rsidR="00D62E91" w:rsidRDefault="002D3C33">
          <w:pPr>
            <w:pStyle w:val="TOC2"/>
            <w:tabs>
              <w:tab w:val="left" w:pos="880"/>
              <w:tab w:val="right" w:leader="dot" w:pos="9016"/>
            </w:tabs>
            <w:rPr>
              <w:rFonts w:eastAsiaTheme="minorEastAsia"/>
              <w:noProof/>
              <w:lang w:eastAsia="en-ZA"/>
            </w:rPr>
          </w:pPr>
          <w:hyperlink w:anchor="_Toc195708139" w:history="1">
            <w:r w:rsidR="00D62E91" w:rsidRPr="007D70F1">
              <w:rPr>
                <w:rStyle w:val="Hyperlink"/>
                <w:noProof/>
              </w:rPr>
              <w:t>4.2</w:t>
            </w:r>
            <w:r w:rsidR="00D62E91">
              <w:rPr>
                <w:rFonts w:eastAsiaTheme="minorEastAsia"/>
                <w:noProof/>
                <w:lang w:eastAsia="en-ZA"/>
              </w:rPr>
              <w:tab/>
            </w:r>
            <w:r w:rsidR="00D62E91" w:rsidRPr="007D70F1">
              <w:rPr>
                <w:rStyle w:val="Hyperlink"/>
                <w:noProof/>
              </w:rPr>
              <w:t>How each Service will be Monitored</w:t>
            </w:r>
            <w:r w:rsidR="00D62E91">
              <w:rPr>
                <w:noProof/>
                <w:webHidden/>
              </w:rPr>
              <w:tab/>
            </w:r>
            <w:r w:rsidR="00D62E91">
              <w:rPr>
                <w:noProof/>
                <w:webHidden/>
              </w:rPr>
              <w:fldChar w:fldCharType="begin"/>
            </w:r>
            <w:r w:rsidR="00D62E91">
              <w:rPr>
                <w:noProof/>
                <w:webHidden/>
              </w:rPr>
              <w:instrText xml:space="preserve"> PAGEREF _Toc195708139 \h </w:instrText>
            </w:r>
            <w:r w:rsidR="00D62E91">
              <w:rPr>
                <w:noProof/>
                <w:webHidden/>
              </w:rPr>
            </w:r>
            <w:r w:rsidR="00D62E91">
              <w:rPr>
                <w:noProof/>
                <w:webHidden/>
              </w:rPr>
              <w:fldChar w:fldCharType="separate"/>
            </w:r>
            <w:r w:rsidR="00D62E91">
              <w:rPr>
                <w:noProof/>
                <w:webHidden/>
              </w:rPr>
              <w:t>8</w:t>
            </w:r>
            <w:r w:rsidR="00D62E91">
              <w:rPr>
                <w:noProof/>
                <w:webHidden/>
              </w:rPr>
              <w:fldChar w:fldCharType="end"/>
            </w:r>
          </w:hyperlink>
        </w:p>
        <w:p w14:paraId="4F44041C" w14:textId="31B9312E" w:rsidR="00D62E91" w:rsidRDefault="002D3C33">
          <w:pPr>
            <w:pStyle w:val="TOC2"/>
            <w:tabs>
              <w:tab w:val="left" w:pos="880"/>
              <w:tab w:val="right" w:leader="dot" w:pos="9016"/>
            </w:tabs>
            <w:rPr>
              <w:rFonts w:eastAsiaTheme="minorEastAsia"/>
              <w:noProof/>
              <w:lang w:eastAsia="en-ZA"/>
            </w:rPr>
          </w:pPr>
          <w:hyperlink w:anchor="_Toc195708140" w:history="1">
            <w:r w:rsidR="00D62E91" w:rsidRPr="007D70F1">
              <w:rPr>
                <w:rStyle w:val="Hyperlink"/>
                <w:noProof/>
              </w:rPr>
              <w:t>4.3</w:t>
            </w:r>
            <w:r w:rsidR="00D62E91">
              <w:rPr>
                <w:rFonts w:eastAsiaTheme="minorEastAsia"/>
                <w:noProof/>
                <w:lang w:eastAsia="en-ZA"/>
              </w:rPr>
              <w:tab/>
            </w:r>
            <w:r w:rsidR="00D62E91" w:rsidRPr="007D70F1">
              <w:rPr>
                <w:rStyle w:val="Hyperlink"/>
                <w:noProof/>
              </w:rPr>
              <w:t>Benchmarks, Targets and Metrics to be Utilised</w:t>
            </w:r>
            <w:r w:rsidR="00D62E91">
              <w:rPr>
                <w:noProof/>
                <w:webHidden/>
              </w:rPr>
              <w:tab/>
            </w:r>
            <w:r w:rsidR="00D62E91">
              <w:rPr>
                <w:noProof/>
                <w:webHidden/>
              </w:rPr>
              <w:fldChar w:fldCharType="begin"/>
            </w:r>
            <w:r w:rsidR="00D62E91">
              <w:rPr>
                <w:noProof/>
                <w:webHidden/>
              </w:rPr>
              <w:instrText xml:space="preserve"> PAGEREF _Toc195708140 \h </w:instrText>
            </w:r>
            <w:r w:rsidR="00D62E91">
              <w:rPr>
                <w:noProof/>
                <w:webHidden/>
              </w:rPr>
            </w:r>
            <w:r w:rsidR="00D62E91">
              <w:rPr>
                <w:noProof/>
                <w:webHidden/>
              </w:rPr>
              <w:fldChar w:fldCharType="separate"/>
            </w:r>
            <w:r w:rsidR="00D62E91">
              <w:rPr>
                <w:noProof/>
                <w:webHidden/>
              </w:rPr>
              <w:t>8</w:t>
            </w:r>
            <w:r w:rsidR="00D62E91">
              <w:rPr>
                <w:noProof/>
                <w:webHidden/>
              </w:rPr>
              <w:fldChar w:fldCharType="end"/>
            </w:r>
          </w:hyperlink>
        </w:p>
        <w:p w14:paraId="7F5E7511" w14:textId="11D45987" w:rsidR="00D62E91" w:rsidRDefault="002D3C33">
          <w:pPr>
            <w:pStyle w:val="TOC1"/>
            <w:rPr>
              <w:rFonts w:eastAsiaTheme="minorEastAsia"/>
              <w:b w:val="0"/>
              <w:lang w:eastAsia="en-ZA"/>
            </w:rPr>
          </w:pPr>
          <w:hyperlink w:anchor="_Toc195708141" w:history="1">
            <w:r w:rsidR="00D62E91" w:rsidRPr="007D70F1">
              <w:rPr>
                <w:rStyle w:val="Hyperlink"/>
              </w:rPr>
              <w:t>5</w:t>
            </w:r>
            <w:r w:rsidR="00D62E91">
              <w:rPr>
                <w:rFonts w:eastAsiaTheme="minorEastAsia"/>
                <w:b w:val="0"/>
                <w:lang w:eastAsia="en-ZA"/>
              </w:rPr>
              <w:tab/>
            </w:r>
            <w:r w:rsidR="00D62E91" w:rsidRPr="007D70F1">
              <w:rPr>
                <w:rStyle w:val="Hyperlink"/>
              </w:rPr>
              <w:t>SERVICE LEVELS AND CONTINUOUS IMPROVEMENT</w:t>
            </w:r>
            <w:r w:rsidR="00D62E91">
              <w:rPr>
                <w:webHidden/>
              </w:rPr>
              <w:tab/>
            </w:r>
            <w:r w:rsidR="00D62E91">
              <w:rPr>
                <w:webHidden/>
              </w:rPr>
              <w:fldChar w:fldCharType="begin"/>
            </w:r>
            <w:r w:rsidR="00D62E91">
              <w:rPr>
                <w:webHidden/>
              </w:rPr>
              <w:instrText xml:space="preserve"> PAGEREF _Toc195708141 \h </w:instrText>
            </w:r>
            <w:r w:rsidR="00D62E91">
              <w:rPr>
                <w:webHidden/>
              </w:rPr>
            </w:r>
            <w:r w:rsidR="00D62E91">
              <w:rPr>
                <w:webHidden/>
              </w:rPr>
              <w:fldChar w:fldCharType="separate"/>
            </w:r>
            <w:r w:rsidR="00D62E91">
              <w:rPr>
                <w:webHidden/>
              </w:rPr>
              <w:t>8</w:t>
            </w:r>
            <w:r w:rsidR="00D62E91">
              <w:rPr>
                <w:webHidden/>
              </w:rPr>
              <w:fldChar w:fldCharType="end"/>
            </w:r>
          </w:hyperlink>
        </w:p>
        <w:p w14:paraId="65BE17A4" w14:textId="1E638758" w:rsidR="00D62E91" w:rsidRDefault="002D3C33">
          <w:pPr>
            <w:pStyle w:val="TOC1"/>
            <w:rPr>
              <w:rFonts w:eastAsiaTheme="minorEastAsia"/>
              <w:b w:val="0"/>
              <w:lang w:eastAsia="en-ZA"/>
            </w:rPr>
          </w:pPr>
          <w:hyperlink w:anchor="_Toc195708142" w:history="1">
            <w:r w:rsidR="00D62E91" w:rsidRPr="007D70F1">
              <w:rPr>
                <w:rStyle w:val="Hyperlink"/>
              </w:rPr>
              <w:t>6</w:t>
            </w:r>
            <w:r w:rsidR="00D62E91">
              <w:rPr>
                <w:rFonts w:eastAsiaTheme="minorEastAsia"/>
                <w:b w:val="0"/>
                <w:lang w:eastAsia="en-ZA"/>
              </w:rPr>
              <w:tab/>
            </w:r>
            <w:r w:rsidR="00D62E91" w:rsidRPr="007D70F1">
              <w:rPr>
                <w:rStyle w:val="Hyperlink"/>
              </w:rPr>
              <w:t>SUPPORT AND SERVICES</w:t>
            </w:r>
            <w:r w:rsidR="00D62E91">
              <w:rPr>
                <w:webHidden/>
              </w:rPr>
              <w:tab/>
            </w:r>
            <w:r w:rsidR="00D62E91">
              <w:rPr>
                <w:webHidden/>
              </w:rPr>
              <w:fldChar w:fldCharType="begin"/>
            </w:r>
            <w:r w:rsidR="00D62E91">
              <w:rPr>
                <w:webHidden/>
              </w:rPr>
              <w:instrText xml:space="preserve"> PAGEREF _Toc195708142 \h </w:instrText>
            </w:r>
            <w:r w:rsidR="00D62E91">
              <w:rPr>
                <w:webHidden/>
              </w:rPr>
            </w:r>
            <w:r w:rsidR="00D62E91">
              <w:rPr>
                <w:webHidden/>
              </w:rPr>
              <w:fldChar w:fldCharType="separate"/>
            </w:r>
            <w:r w:rsidR="00D62E91">
              <w:rPr>
                <w:webHidden/>
              </w:rPr>
              <w:t>9</w:t>
            </w:r>
            <w:r w:rsidR="00D62E91">
              <w:rPr>
                <w:webHidden/>
              </w:rPr>
              <w:fldChar w:fldCharType="end"/>
            </w:r>
          </w:hyperlink>
        </w:p>
        <w:p w14:paraId="489DE231" w14:textId="3A2EF5EA" w:rsidR="00D62E91" w:rsidRDefault="002D3C33">
          <w:pPr>
            <w:pStyle w:val="TOC1"/>
            <w:rPr>
              <w:rFonts w:eastAsiaTheme="minorEastAsia"/>
              <w:b w:val="0"/>
              <w:lang w:eastAsia="en-ZA"/>
            </w:rPr>
          </w:pPr>
          <w:hyperlink w:anchor="_Toc195708143" w:history="1">
            <w:r w:rsidR="00D62E91" w:rsidRPr="007D70F1">
              <w:rPr>
                <w:rStyle w:val="Hyperlink"/>
              </w:rPr>
              <w:t>7</w:t>
            </w:r>
            <w:r w:rsidR="00D62E91">
              <w:rPr>
                <w:rFonts w:eastAsiaTheme="minorEastAsia"/>
                <w:b w:val="0"/>
                <w:lang w:eastAsia="en-ZA"/>
              </w:rPr>
              <w:tab/>
            </w:r>
            <w:r w:rsidR="00D62E91" w:rsidRPr="007D70F1">
              <w:rPr>
                <w:rStyle w:val="Hyperlink"/>
              </w:rPr>
              <w:t>COMPENSATION</w:t>
            </w:r>
            <w:r w:rsidR="00D62E91">
              <w:rPr>
                <w:webHidden/>
              </w:rPr>
              <w:tab/>
            </w:r>
            <w:r w:rsidR="00D62E91">
              <w:rPr>
                <w:webHidden/>
              </w:rPr>
              <w:fldChar w:fldCharType="begin"/>
            </w:r>
            <w:r w:rsidR="00D62E91">
              <w:rPr>
                <w:webHidden/>
              </w:rPr>
              <w:instrText xml:space="preserve"> PAGEREF _Toc195708143 \h </w:instrText>
            </w:r>
            <w:r w:rsidR="00D62E91">
              <w:rPr>
                <w:webHidden/>
              </w:rPr>
            </w:r>
            <w:r w:rsidR="00D62E91">
              <w:rPr>
                <w:webHidden/>
              </w:rPr>
              <w:fldChar w:fldCharType="separate"/>
            </w:r>
            <w:r w:rsidR="00D62E91">
              <w:rPr>
                <w:webHidden/>
              </w:rPr>
              <w:t>9</w:t>
            </w:r>
            <w:r w:rsidR="00D62E91">
              <w:rPr>
                <w:webHidden/>
              </w:rPr>
              <w:fldChar w:fldCharType="end"/>
            </w:r>
          </w:hyperlink>
        </w:p>
        <w:p w14:paraId="6BFB560D" w14:textId="68CC18AA" w:rsidR="00D62E91" w:rsidRDefault="002D3C33">
          <w:pPr>
            <w:pStyle w:val="TOC2"/>
            <w:tabs>
              <w:tab w:val="left" w:pos="880"/>
              <w:tab w:val="right" w:leader="dot" w:pos="9016"/>
            </w:tabs>
            <w:rPr>
              <w:rFonts w:eastAsiaTheme="minorEastAsia"/>
              <w:noProof/>
              <w:lang w:eastAsia="en-ZA"/>
            </w:rPr>
          </w:pPr>
          <w:hyperlink w:anchor="_Toc195708144" w:history="1">
            <w:r w:rsidR="00D62E91" w:rsidRPr="007D70F1">
              <w:rPr>
                <w:rStyle w:val="Hyperlink"/>
                <w:noProof/>
              </w:rPr>
              <w:t>7.1</w:t>
            </w:r>
            <w:r w:rsidR="00D62E91">
              <w:rPr>
                <w:rFonts w:eastAsiaTheme="minorEastAsia"/>
                <w:noProof/>
                <w:lang w:eastAsia="en-ZA"/>
              </w:rPr>
              <w:tab/>
            </w:r>
            <w:r w:rsidR="00D62E91" w:rsidRPr="007D70F1">
              <w:rPr>
                <w:rStyle w:val="Hyperlink"/>
                <w:noProof/>
              </w:rPr>
              <w:t>Fees</w:t>
            </w:r>
            <w:r w:rsidR="00D62E91">
              <w:rPr>
                <w:noProof/>
                <w:webHidden/>
              </w:rPr>
              <w:tab/>
            </w:r>
            <w:r w:rsidR="00D62E91">
              <w:rPr>
                <w:noProof/>
                <w:webHidden/>
              </w:rPr>
              <w:fldChar w:fldCharType="begin"/>
            </w:r>
            <w:r w:rsidR="00D62E91">
              <w:rPr>
                <w:noProof/>
                <w:webHidden/>
              </w:rPr>
              <w:instrText xml:space="preserve"> PAGEREF _Toc195708144 \h </w:instrText>
            </w:r>
            <w:r w:rsidR="00D62E91">
              <w:rPr>
                <w:noProof/>
                <w:webHidden/>
              </w:rPr>
            </w:r>
            <w:r w:rsidR="00D62E91">
              <w:rPr>
                <w:noProof/>
                <w:webHidden/>
              </w:rPr>
              <w:fldChar w:fldCharType="separate"/>
            </w:r>
            <w:r w:rsidR="00D62E91">
              <w:rPr>
                <w:noProof/>
                <w:webHidden/>
              </w:rPr>
              <w:t>9</w:t>
            </w:r>
            <w:r w:rsidR="00D62E91">
              <w:rPr>
                <w:noProof/>
                <w:webHidden/>
              </w:rPr>
              <w:fldChar w:fldCharType="end"/>
            </w:r>
          </w:hyperlink>
        </w:p>
        <w:p w14:paraId="24213247" w14:textId="3D3243CB" w:rsidR="00D62E91" w:rsidRDefault="002D3C33">
          <w:pPr>
            <w:pStyle w:val="TOC2"/>
            <w:tabs>
              <w:tab w:val="left" w:pos="880"/>
              <w:tab w:val="right" w:leader="dot" w:pos="9016"/>
            </w:tabs>
            <w:rPr>
              <w:rFonts w:eastAsiaTheme="minorEastAsia"/>
              <w:noProof/>
              <w:lang w:eastAsia="en-ZA"/>
            </w:rPr>
          </w:pPr>
          <w:hyperlink w:anchor="_Toc195708145" w:history="1">
            <w:r w:rsidR="00D62E91" w:rsidRPr="007D70F1">
              <w:rPr>
                <w:rStyle w:val="Hyperlink"/>
                <w:noProof/>
              </w:rPr>
              <w:t>7.2</w:t>
            </w:r>
            <w:r w:rsidR="00D62E91">
              <w:rPr>
                <w:rFonts w:eastAsiaTheme="minorEastAsia"/>
                <w:noProof/>
                <w:lang w:eastAsia="en-ZA"/>
              </w:rPr>
              <w:tab/>
            </w:r>
            <w:r w:rsidR="00D62E91" w:rsidRPr="007D70F1">
              <w:rPr>
                <w:rStyle w:val="Hyperlink"/>
                <w:noProof/>
              </w:rPr>
              <w:t>Adjustment of Service Fees</w:t>
            </w:r>
            <w:r w:rsidR="00D62E91">
              <w:rPr>
                <w:noProof/>
                <w:webHidden/>
              </w:rPr>
              <w:tab/>
            </w:r>
            <w:r w:rsidR="00D62E91">
              <w:rPr>
                <w:noProof/>
                <w:webHidden/>
              </w:rPr>
              <w:fldChar w:fldCharType="begin"/>
            </w:r>
            <w:r w:rsidR="00D62E91">
              <w:rPr>
                <w:noProof/>
                <w:webHidden/>
              </w:rPr>
              <w:instrText xml:space="preserve"> PAGEREF _Toc195708145 \h </w:instrText>
            </w:r>
            <w:r w:rsidR="00D62E91">
              <w:rPr>
                <w:noProof/>
                <w:webHidden/>
              </w:rPr>
            </w:r>
            <w:r w:rsidR="00D62E91">
              <w:rPr>
                <w:noProof/>
                <w:webHidden/>
              </w:rPr>
              <w:fldChar w:fldCharType="separate"/>
            </w:r>
            <w:r w:rsidR="00D62E91">
              <w:rPr>
                <w:noProof/>
                <w:webHidden/>
              </w:rPr>
              <w:t>9</w:t>
            </w:r>
            <w:r w:rsidR="00D62E91">
              <w:rPr>
                <w:noProof/>
                <w:webHidden/>
              </w:rPr>
              <w:fldChar w:fldCharType="end"/>
            </w:r>
          </w:hyperlink>
        </w:p>
        <w:p w14:paraId="28928385" w14:textId="6070558A" w:rsidR="00D62E91" w:rsidRDefault="002D3C33">
          <w:pPr>
            <w:pStyle w:val="TOC2"/>
            <w:tabs>
              <w:tab w:val="left" w:pos="880"/>
              <w:tab w:val="right" w:leader="dot" w:pos="9016"/>
            </w:tabs>
            <w:rPr>
              <w:rFonts w:eastAsiaTheme="minorEastAsia"/>
              <w:noProof/>
              <w:lang w:eastAsia="en-ZA"/>
            </w:rPr>
          </w:pPr>
          <w:hyperlink w:anchor="_Toc195708146" w:history="1">
            <w:r w:rsidR="00D62E91" w:rsidRPr="007D70F1">
              <w:rPr>
                <w:rStyle w:val="Hyperlink"/>
                <w:noProof/>
              </w:rPr>
              <w:t>7.3</w:t>
            </w:r>
            <w:r w:rsidR="00D62E91">
              <w:rPr>
                <w:rFonts w:eastAsiaTheme="minorEastAsia"/>
                <w:noProof/>
                <w:lang w:eastAsia="en-ZA"/>
              </w:rPr>
              <w:tab/>
            </w:r>
            <w:r w:rsidR="00D62E91" w:rsidRPr="007D70F1">
              <w:rPr>
                <w:rStyle w:val="Hyperlink"/>
                <w:noProof/>
              </w:rPr>
              <w:t>Reimbursable Expenses</w:t>
            </w:r>
            <w:r w:rsidR="00D62E91">
              <w:rPr>
                <w:noProof/>
                <w:webHidden/>
              </w:rPr>
              <w:tab/>
            </w:r>
            <w:r w:rsidR="00D62E91">
              <w:rPr>
                <w:noProof/>
                <w:webHidden/>
              </w:rPr>
              <w:fldChar w:fldCharType="begin"/>
            </w:r>
            <w:r w:rsidR="00D62E91">
              <w:rPr>
                <w:noProof/>
                <w:webHidden/>
              </w:rPr>
              <w:instrText xml:space="preserve"> PAGEREF _Toc195708146 \h </w:instrText>
            </w:r>
            <w:r w:rsidR="00D62E91">
              <w:rPr>
                <w:noProof/>
                <w:webHidden/>
              </w:rPr>
            </w:r>
            <w:r w:rsidR="00D62E91">
              <w:rPr>
                <w:noProof/>
                <w:webHidden/>
              </w:rPr>
              <w:fldChar w:fldCharType="separate"/>
            </w:r>
            <w:r w:rsidR="00D62E91">
              <w:rPr>
                <w:noProof/>
                <w:webHidden/>
              </w:rPr>
              <w:t>9</w:t>
            </w:r>
            <w:r w:rsidR="00D62E91">
              <w:rPr>
                <w:noProof/>
                <w:webHidden/>
              </w:rPr>
              <w:fldChar w:fldCharType="end"/>
            </w:r>
          </w:hyperlink>
        </w:p>
        <w:p w14:paraId="17CC41DC" w14:textId="26375E98" w:rsidR="00D62E91" w:rsidRDefault="002D3C33">
          <w:pPr>
            <w:pStyle w:val="TOC2"/>
            <w:tabs>
              <w:tab w:val="left" w:pos="880"/>
              <w:tab w:val="right" w:leader="dot" w:pos="9016"/>
            </w:tabs>
            <w:rPr>
              <w:rFonts w:eastAsiaTheme="minorEastAsia"/>
              <w:noProof/>
              <w:lang w:eastAsia="en-ZA"/>
            </w:rPr>
          </w:pPr>
          <w:hyperlink w:anchor="_Toc195708147" w:history="1">
            <w:r w:rsidR="00D62E91" w:rsidRPr="007D70F1">
              <w:rPr>
                <w:rStyle w:val="Hyperlink"/>
                <w:noProof/>
              </w:rPr>
              <w:t>7.4</w:t>
            </w:r>
            <w:r w:rsidR="00D62E91">
              <w:rPr>
                <w:rFonts w:eastAsiaTheme="minorEastAsia"/>
                <w:noProof/>
                <w:lang w:eastAsia="en-ZA"/>
              </w:rPr>
              <w:tab/>
            </w:r>
            <w:r w:rsidR="00D62E91" w:rsidRPr="007D70F1">
              <w:rPr>
                <w:rStyle w:val="Hyperlink"/>
                <w:noProof/>
              </w:rPr>
              <w:t>Invoicing and Payment</w:t>
            </w:r>
            <w:r w:rsidR="00D62E91">
              <w:rPr>
                <w:noProof/>
                <w:webHidden/>
              </w:rPr>
              <w:tab/>
            </w:r>
            <w:r w:rsidR="00D62E91">
              <w:rPr>
                <w:noProof/>
                <w:webHidden/>
              </w:rPr>
              <w:fldChar w:fldCharType="begin"/>
            </w:r>
            <w:r w:rsidR="00D62E91">
              <w:rPr>
                <w:noProof/>
                <w:webHidden/>
              </w:rPr>
              <w:instrText xml:space="preserve"> PAGEREF _Toc195708147 \h </w:instrText>
            </w:r>
            <w:r w:rsidR="00D62E91">
              <w:rPr>
                <w:noProof/>
                <w:webHidden/>
              </w:rPr>
            </w:r>
            <w:r w:rsidR="00D62E91">
              <w:rPr>
                <w:noProof/>
                <w:webHidden/>
              </w:rPr>
              <w:fldChar w:fldCharType="separate"/>
            </w:r>
            <w:r w:rsidR="00D62E91">
              <w:rPr>
                <w:noProof/>
                <w:webHidden/>
              </w:rPr>
              <w:t>9</w:t>
            </w:r>
            <w:r w:rsidR="00D62E91">
              <w:rPr>
                <w:noProof/>
                <w:webHidden/>
              </w:rPr>
              <w:fldChar w:fldCharType="end"/>
            </w:r>
          </w:hyperlink>
        </w:p>
        <w:p w14:paraId="120765C6" w14:textId="3F9FBC8E" w:rsidR="00D62E91" w:rsidRDefault="002D3C33">
          <w:pPr>
            <w:pStyle w:val="TOC2"/>
            <w:tabs>
              <w:tab w:val="left" w:pos="880"/>
              <w:tab w:val="right" w:leader="dot" w:pos="9016"/>
            </w:tabs>
            <w:rPr>
              <w:rFonts w:eastAsiaTheme="minorEastAsia"/>
              <w:noProof/>
              <w:lang w:eastAsia="en-ZA"/>
            </w:rPr>
          </w:pPr>
          <w:hyperlink w:anchor="_Toc195708148" w:history="1">
            <w:r w:rsidR="00D62E91" w:rsidRPr="007D70F1">
              <w:rPr>
                <w:rStyle w:val="Hyperlink"/>
                <w:noProof/>
              </w:rPr>
              <w:t>7.5</w:t>
            </w:r>
            <w:r w:rsidR="00D62E91">
              <w:rPr>
                <w:rFonts w:eastAsiaTheme="minorEastAsia"/>
                <w:noProof/>
                <w:lang w:eastAsia="en-ZA"/>
              </w:rPr>
              <w:tab/>
            </w:r>
            <w:r w:rsidR="00D62E91" w:rsidRPr="007D70F1">
              <w:rPr>
                <w:rStyle w:val="Hyperlink"/>
                <w:noProof/>
              </w:rPr>
              <w:t>Payment Terms</w:t>
            </w:r>
            <w:r w:rsidR="00D62E91">
              <w:rPr>
                <w:noProof/>
                <w:webHidden/>
              </w:rPr>
              <w:tab/>
            </w:r>
            <w:r w:rsidR="00D62E91">
              <w:rPr>
                <w:noProof/>
                <w:webHidden/>
              </w:rPr>
              <w:fldChar w:fldCharType="begin"/>
            </w:r>
            <w:r w:rsidR="00D62E91">
              <w:rPr>
                <w:noProof/>
                <w:webHidden/>
              </w:rPr>
              <w:instrText xml:space="preserve"> PAGEREF _Toc195708148 \h </w:instrText>
            </w:r>
            <w:r w:rsidR="00D62E91">
              <w:rPr>
                <w:noProof/>
                <w:webHidden/>
              </w:rPr>
            </w:r>
            <w:r w:rsidR="00D62E91">
              <w:rPr>
                <w:noProof/>
                <w:webHidden/>
              </w:rPr>
              <w:fldChar w:fldCharType="separate"/>
            </w:r>
            <w:r w:rsidR="00D62E91">
              <w:rPr>
                <w:noProof/>
                <w:webHidden/>
              </w:rPr>
              <w:t>9</w:t>
            </w:r>
            <w:r w:rsidR="00D62E91">
              <w:rPr>
                <w:noProof/>
                <w:webHidden/>
              </w:rPr>
              <w:fldChar w:fldCharType="end"/>
            </w:r>
          </w:hyperlink>
        </w:p>
        <w:p w14:paraId="40D81008" w14:textId="7B0FF93D" w:rsidR="00D62E91" w:rsidRDefault="002D3C33">
          <w:pPr>
            <w:pStyle w:val="TOC2"/>
            <w:tabs>
              <w:tab w:val="left" w:pos="880"/>
              <w:tab w:val="right" w:leader="dot" w:pos="9016"/>
            </w:tabs>
            <w:rPr>
              <w:rFonts w:eastAsiaTheme="minorEastAsia"/>
              <w:noProof/>
              <w:lang w:eastAsia="en-ZA"/>
            </w:rPr>
          </w:pPr>
          <w:hyperlink w:anchor="_Toc195708149" w:history="1">
            <w:r w:rsidR="00D62E91" w:rsidRPr="007D70F1">
              <w:rPr>
                <w:rStyle w:val="Hyperlink"/>
                <w:noProof/>
              </w:rPr>
              <w:t>7.6</w:t>
            </w:r>
            <w:r w:rsidR="00D62E91">
              <w:rPr>
                <w:rFonts w:eastAsiaTheme="minorEastAsia"/>
                <w:noProof/>
                <w:lang w:eastAsia="en-ZA"/>
              </w:rPr>
              <w:tab/>
            </w:r>
            <w:r w:rsidR="00D62E91" w:rsidRPr="007D70F1">
              <w:rPr>
                <w:rStyle w:val="Hyperlink"/>
                <w:noProof/>
              </w:rPr>
              <w:t>VALUE ADDED TAX (VAT)</w:t>
            </w:r>
            <w:r w:rsidR="00D62E91">
              <w:rPr>
                <w:noProof/>
                <w:webHidden/>
              </w:rPr>
              <w:tab/>
            </w:r>
            <w:r w:rsidR="00D62E91">
              <w:rPr>
                <w:noProof/>
                <w:webHidden/>
              </w:rPr>
              <w:fldChar w:fldCharType="begin"/>
            </w:r>
            <w:r w:rsidR="00D62E91">
              <w:rPr>
                <w:noProof/>
                <w:webHidden/>
              </w:rPr>
              <w:instrText xml:space="preserve"> PAGEREF _Toc195708149 \h </w:instrText>
            </w:r>
            <w:r w:rsidR="00D62E91">
              <w:rPr>
                <w:noProof/>
                <w:webHidden/>
              </w:rPr>
            </w:r>
            <w:r w:rsidR="00D62E91">
              <w:rPr>
                <w:noProof/>
                <w:webHidden/>
              </w:rPr>
              <w:fldChar w:fldCharType="separate"/>
            </w:r>
            <w:r w:rsidR="00D62E91">
              <w:rPr>
                <w:noProof/>
                <w:webHidden/>
              </w:rPr>
              <w:t>10</w:t>
            </w:r>
            <w:r w:rsidR="00D62E91">
              <w:rPr>
                <w:noProof/>
                <w:webHidden/>
              </w:rPr>
              <w:fldChar w:fldCharType="end"/>
            </w:r>
          </w:hyperlink>
        </w:p>
        <w:p w14:paraId="3BEBD81A" w14:textId="34227FF5" w:rsidR="00D62E91" w:rsidRDefault="002D3C33">
          <w:pPr>
            <w:pStyle w:val="TOC2"/>
            <w:tabs>
              <w:tab w:val="left" w:pos="880"/>
              <w:tab w:val="right" w:leader="dot" w:pos="9016"/>
            </w:tabs>
            <w:rPr>
              <w:rFonts w:eastAsiaTheme="minorEastAsia"/>
              <w:noProof/>
              <w:lang w:eastAsia="en-ZA"/>
            </w:rPr>
          </w:pPr>
          <w:hyperlink w:anchor="_Toc195708150" w:history="1">
            <w:r w:rsidR="00D62E91" w:rsidRPr="007D70F1">
              <w:rPr>
                <w:rStyle w:val="Hyperlink"/>
                <w:noProof/>
              </w:rPr>
              <w:t>7.7</w:t>
            </w:r>
            <w:r w:rsidR="00D62E91">
              <w:rPr>
                <w:rFonts w:eastAsiaTheme="minorEastAsia"/>
                <w:noProof/>
                <w:lang w:eastAsia="en-ZA"/>
              </w:rPr>
              <w:tab/>
            </w:r>
            <w:r w:rsidR="00D62E91" w:rsidRPr="007D70F1">
              <w:rPr>
                <w:rStyle w:val="Hyperlink"/>
                <w:noProof/>
              </w:rPr>
              <w:t>Late Payment and Interest</w:t>
            </w:r>
            <w:r w:rsidR="00D62E91">
              <w:rPr>
                <w:noProof/>
                <w:webHidden/>
              </w:rPr>
              <w:tab/>
            </w:r>
            <w:r w:rsidR="00D62E91">
              <w:rPr>
                <w:noProof/>
                <w:webHidden/>
              </w:rPr>
              <w:fldChar w:fldCharType="begin"/>
            </w:r>
            <w:r w:rsidR="00D62E91">
              <w:rPr>
                <w:noProof/>
                <w:webHidden/>
              </w:rPr>
              <w:instrText xml:space="preserve"> PAGEREF _Toc195708150 \h </w:instrText>
            </w:r>
            <w:r w:rsidR="00D62E91">
              <w:rPr>
                <w:noProof/>
                <w:webHidden/>
              </w:rPr>
            </w:r>
            <w:r w:rsidR="00D62E91">
              <w:rPr>
                <w:noProof/>
                <w:webHidden/>
              </w:rPr>
              <w:fldChar w:fldCharType="separate"/>
            </w:r>
            <w:r w:rsidR="00D62E91">
              <w:rPr>
                <w:noProof/>
                <w:webHidden/>
              </w:rPr>
              <w:t>10</w:t>
            </w:r>
            <w:r w:rsidR="00D62E91">
              <w:rPr>
                <w:noProof/>
                <w:webHidden/>
              </w:rPr>
              <w:fldChar w:fldCharType="end"/>
            </w:r>
          </w:hyperlink>
        </w:p>
        <w:p w14:paraId="61CE2513" w14:textId="098965F3" w:rsidR="00D62E91" w:rsidRDefault="002D3C33">
          <w:pPr>
            <w:pStyle w:val="TOC1"/>
            <w:rPr>
              <w:rFonts w:eastAsiaTheme="minorEastAsia"/>
              <w:b w:val="0"/>
              <w:lang w:eastAsia="en-ZA"/>
            </w:rPr>
          </w:pPr>
          <w:hyperlink w:anchor="_Toc195708151" w:history="1">
            <w:r w:rsidR="00D62E91" w:rsidRPr="007D70F1">
              <w:rPr>
                <w:rStyle w:val="Hyperlink"/>
              </w:rPr>
              <w:t>8</w:t>
            </w:r>
            <w:r w:rsidR="00D62E91">
              <w:rPr>
                <w:rFonts w:eastAsiaTheme="minorEastAsia"/>
                <w:b w:val="0"/>
                <w:lang w:eastAsia="en-ZA"/>
              </w:rPr>
              <w:tab/>
            </w:r>
            <w:r w:rsidR="00D62E91" w:rsidRPr="007D70F1">
              <w:rPr>
                <w:rStyle w:val="Hyperlink"/>
              </w:rPr>
              <w:t>CUSTOMER DUTIES AND RESPONSIBILITIES</w:t>
            </w:r>
            <w:r w:rsidR="00D62E91">
              <w:rPr>
                <w:webHidden/>
              </w:rPr>
              <w:tab/>
            </w:r>
            <w:r w:rsidR="00D62E91">
              <w:rPr>
                <w:webHidden/>
              </w:rPr>
              <w:fldChar w:fldCharType="begin"/>
            </w:r>
            <w:r w:rsidR="00D62E91">
              <w:rPr>
                <w:webHidden/>
              </w:rPr>
              <w:instrText xml:space="preserve"> PAGEREF _Toc195708151 \h </w:instrText>
            </w:r>
            <w:r w:rsidR="00D62E91">
              <w:rPr>
                <w:webHidden/>
              </w:rPr>
            </w:r>
            <w:r w:rsidR="00D62E91">
              <w:rPr>
                <w:webHidden/>
              </w:rPr>
              <w:fldChar w:fldCharType="separate"/>
            </w:r>
            <w:r w:rsidR="00D62E91">
              <w:rPr>
                <w:webHidden/>
              </w:rPr>
              <w:t>10</w:t>
            </w:r>
            <w:r w:rsidR="00D62E91">
              <w:rPr>
                <w:webHidden/>
              </w:rPr>
              <w:fldChar w:fldCharType="end"/>
            </w:r>
          </w:hyperlink>
        </w:p>
        <w:p w14:paraId="3C713C9E" w14:textId="43DD245D" w:rsidR="00D62E91" w:rsidRDefault="002D3C33">
          <w:pPr>
            <w:pStyle w:val="TOC2"/>
            <w:tabs>
              <w:tab w:val="left" w:pos="880"/>
              <w:tab w:val="right" w:leader="dot" w:pos="9016"/>
            </w:tabs>
            <w:rPr>
              <w:rFonts w:eastAsiaTheme="minorEastAsia"/>
              <w:noProof/>
              <w:lang w:eastAsia="en-ZA"/>
            </w:rPr>
          </w:pPr>
          <w:hyperlink w:anchor="_Toc195708152" w:history="1">
            <w:r w:rsidR="00D62E91" w:rsidRPr="007D70F1">
              <w:rPr>
                <w:rStyle w:val="Hyperlink"/>
                <w:noProof/>
              </w:rPr>
              <w:t>8.1</w:t>
            </w:r>
            <w:r w:rsidR="00D62E91">
              <w:rPr>
                <w:rFonts w:eastAsiaTheme="minorEastAsia"/>
                <w:noProof/>
                <w:lang w:eastAsia="en-ZA"/>
              </w:rPr>
              <w:tab/>
            </w:r>
            <w:r w:rsidR="00D62E91" w:rsidRPr="007D70F1">
              <w:rPr>
                <w:rStyle w:val="Hyperlink"/>
                <w:noProof/>
              </w:rPr>
              <w:t>Processing and Authorization of Invoices</w:t>
            </w:r>
            <w:r w:rsidR="00D62E91">
              <w:rPr>
                <w:noProof/>
                <w:webHidden/>
              </w:rPr>
              <w:tab/>
            </w:r>
            <w:r w:rsidR="00D62E91">
              <w:rPr>
                <w:noProof/>
                <w:webHidden/>
              </w:rPr>
              <w:fldChar w:fldCharType="begin"/>
            </w:r>
            <w:r w:rsidR="00D62E91">
              <w:rPr>
                <w:noProof/>
                <w:webHidden/>
              </w:rPr>
              <w:instrText xml:space="preserve"> PAGEREF _Toc195708152 \h </w:instrText>
            </w:r>
            <w:r w:rsidR="00D62E91">
              <w:rPr>
                <w:noProof/>
                <w:webHidden/>
              </w:rPr>
            </w:r>
            <w:r w:rsidR="00D62E91">
              <w:rPr>
                <w:noProof/>
                <w:webHidden/>
              </w:rPr>
              <w:fldChar w:fldCharType="separate"/>
            </w:r>
            <w:r w:rsidR="00D62E91">
              <w:rPr>
                <w:noProof/>
                <w:webHidden/>
              </w:rPr>
              <w:t>10</w:t>
            </w:r>
            <w:r w:rsidR="00D62E91">
              <w:rPr>
                <w:noProof/>
                <w:webHidden/>
              </w:rPr>
              <w:fldChar w:fldCharType="end"/>
            </w:r>
          </w:hyperlink>
        </w:p>
        <w:p w14:paraId="5F2F56C2" w14:textId="4A8FDFE0" w:rsidR="00D62E91" w:rsidRDefault="002D3C33">
          <w:pPr>
            <w:pStyle w:val="TOC2"/>
            <w:tabs>
              <w:tab w:val="left" w:pos="880"/>
              <w:tab w:val="right" w:leader="dot" w:pos="9016"/>
            </w:tabs>
            <w:rPr>
              <w:rFonts w:eastAsiaTheme="minorEastAsia"/>
              <w:noProof/>
              <w:lang w:eastAsia="en-ZA"/>
            </w:rPr>
          </w:pPr>
          <w:hyperlink w:anchor="_Toc195708153" w:history="1">
            <w:r w:rsidR="00D62E91" w:rsidRPr="007D70F1">
              <w:rPr>
                <w:rStyle w:val="Hyperlink"/>
                <w:noProof/>
              </w:rPr>
              <w:t>8.2</w:t>
            </w:r>
            <w:r w:rsidR="00D62E91">
              <w:rPr>
                <w:rFonts w:eastAsiaTheme="minorEastAsia"/>
                <w:noProof/>
                <w:lang w:eastAsia="en-ZA"/>
              </w:rPr>
              <w:tab/>
            </w:r>
            <w:r w:rsidR="00D62E91" w:rsidRPr="007D70F1">
              <w:rPr>
                <w:rStyle w:val="Hyperlink"/>
                <w:noProof/>
              </w:rPr>
              <w:t>Access to Client Personnel and Facilities</w:t>
            </w:r>
            <w:r w:rsidR="00D62E91">
              <w:rPr>
                <w:noProof/>
                <w:webHidden/>
              </w:rPr>
              <w:tab/>
            </w:r>
            <w:r w:rsidR="00D62E91">
              <w:rPr>
                <w:noProof/>
                <w:webHidden/>
              </w:rPr>
              <w:fldChar w:fldCharType="begin"/>
            </w:r>
            <w:r w:rsidR="00D62E91">
              <w:rPr>
                <w:noProof/>
                <w:webHidden/>
              </w:rPr>
              <w:instrText xml:space="preserve"> PAGEREF _Toc195708153 \h </w:instrText>
            </w:r>
            <w:r w:rsidR="00D62E91">
              <w:rPr>
                <w:noProof/>
                <w:webHidden/>
              </w:rPr>
            </w:r>
            <w:r w:rsidR="00D62E91">
              <w:rPr>
                <w:noProof/>
                <w:webHidden/>
              </w:rPr>
              <w:fldChar w:fldCharType="separate"/>
            </w:r>
            <w:r w:rsidR="00D62E91">
              <w:rPr>
                <w:noProof/>
                <w:webHidden/>
              </w:rPr>
              <w:t>10</w:t>
            </w:r>
            <w:r w:rsidR="00D62E91">
              <w:rPr>
                <w:noProof/>
                <w:webHidden/>
              </w:rPr>
              <w:fldChar w:fldCharType="end"/>
            </w:r>
          </w:hyperlink>
        </w:p>
        <w:p w14:paraId="362036C1" w14:textId="234A0FF0" w:rsidR="00D62E91" w:rsidRDefault="002D3C33">
          <w:pPr>
            <w:pStyle w:val="TOC2"/>
            <w:tabs>
              <w:tab w:val="left" w:pos="880"/>
              <w:tab w:val="right" w:leader="dot" w:pos="9016"/>
            </w:tabs>
            <w:rPr>
              <w:rFonts w:eastAsiaTheme="minorEastAsia"/>
              <w:noProof/>
              <w:lang w:eastAsia="en-ZA"/>
            </w:rPr>
          </w:pPr>
          <w:hyperlink w:anchor="_Toc195708154" w:history="1">
            <w:r w:rsidR="00D62E91" w:rsidRPr="007D70F1">
              <w:rPr>
                <w:rStyle w:val="Hyperlink"/>
                <w:noProof/>
              </w:rPr>
              <w:t>8.3</w:t>
            </w:r>
            <w:r w:rsidR="00D62E91">
              <w:rPr>
                <w:rFonts w:eastAsiaTheme="minorEastAsia"/>
                <w:noProof/>
                <w:lang w:eastAsia="en-ZA"/>
              </w:rPr>
              <w:tab/>
            </w:r>
            <w:r w:rsidR="00D62E91" w:rsidRPr="007D70F1">
              <w:rPr>
                <w:rStyle w:val="Hyperlink"/>
                <w:noProof/>
              </w:rPr>
              <w:t>Approvals and Information</w:t>
            </w:r>
            <w:r w:rsidR="00D62E91">
              <w:rPr>
                <w:noProof/>
                <w:webHidden/>
              </w:rPr>
              <w:tab/>
            </w:r>
            <w:r w:rsidR="00D62E91">
              <w:rPr>
                <w:noProof/>
                <w:webHidden/>
              </w:rPr>
              <w:fldChar w:fldCharType="begin"/>
            </w:r>
            <w:r w:rsidR="00D62E91">
              <w:rPr>
                <w:noProof/>
                <w:webHidden/>
              </w:rPr>
              <w:instrText xml:space="preserve"> PAGEREF _Toc195708154 \h </w:instrText>
            </w:r>
            <w:r w:rsidR="00D62E91">
              <w:rPr>
                <w:noProof/>
                <w:webHidden/>
              </w:rPr>
            </w:r>
            <w:r w:rsidR="00D62E91">
              <w:rPr>
                <w:noProof/>
                <w:webHidden/>
              </w:rPr>
              <w:fldChar w:fldCharType="separate"/>
            </w:r>
            <w:r w:rsidR="00D62E91">
              <w:rPr>
                <w:noProof/>
                <w:webHidden/>
              </w:rPr>
              <w:t>10</w:t>
            </w:r>
            <w:r w:rsidR="00D62E91">
              <w:rPr>
                <w:noProof/>
                <w:webHidden/>
              </w:rPr>
              <w:fldChar w:fldCharType="end"/>
            </w:r>
          </w:hyperlink>
        </w:p>
        <w:p w14:paraId="0CE161A2" w14:textId="136A6720" w:rsidR="00D62E91" w:rsidRDefault="002D3C33">
          <w:pPr>
            <w:pStyle w:val="TOC1"/>
            <w:rPr>
              <w:rFonts w:eastAsiaTheme="minorEastAsia"/>
              <w:b w:val="0"/>
              <w:lang w:eastAsia="en-ZA"/>
            </w:rPr>
          </w:pPr>
          <w:hyperlink w:anchor="_Toc195708155" w:history="1">
            <w:r w:rsidR="00D62E91" w:rsidRPr="007D70F1">
              <w:rPr>
                <w:rStyle w:val="Hyperlink"/>
              </w:rPr>
              <w:t>9</w:t>
            </w:r>
            <w:r w:rsidR="00D62E91">
              <w:rPr>
                <w:rFonts w:eastAsiaTheme="minorEastAsia"/>
                <w:b w:val="0"/>
                <w:lang w:eastAsia="en-ZA"/>
              </w:rPr>
              <w:tab/>
            </w:r>
            <w:r w:rsidR="00D62E91" w:rsidRPr="007D70F1">
              <w:rPr>
                <w:rStyle w:val="Hyperlink"/>
              </w:rPr>
              <w:t>WARRANTIES AMD REMEDIES</w:t>
            </w:r>
            <w:r w:rsidR="00D62E91">
              <w:rPr>
                <w:webHidden/>
              </w:rPr>
              <w:tab/>
            </w:r>
            <w:r w:rsidR="00D62E91">
              <w:rPr>
                <w:webHidden/>
              </w:rPr>
              <w:fldChar w:fldCharType="begin"/>
            </w:r>
            <w:r w:rsidR="00D62E91">
              <w:rPr>
                <w:webHidden/>
              </w:rPr>
              <w:instrText xml:space="preserve"> PAGEREF _Toc195708155 \h </w:instrText>
            </w:r>
            <w:r w:rsidR="00D62E91">
              <w:rPr>
                <w:webHidden/>
              </w:rPr>
            </w:r>
            <w:r w:rsidR="00D62E91">
              <w:rPr>
                <w:webHidden/>
              </w:rPr>
              <w:fldChar w:fldCharType="separate"/>
            </w:r>
            <w:r w:rsidR="00D62E91">
              <w:rPr>
                <w:webHidden/>
              </w:rPr>
              <w:t>10</w:t>
            </w:r>
            <w:r w:rsidR="00D62E91">
              <w:rPr>
                <w:webHidden/>
              </w:rPr>
              <w:fldChar w:fldCharType="end"/>
            </w:r>
          </w:hyperlink>
        </w:p>
        <w:p w14:paraId="3D6B3D52" w14:textId="329ABB00" w:rsidR="00D62E91" w:rsidRDefault="002D3C33">
          <w:pPr>
            <w:pStyle w:val="TOC2"/>
            <w:tabs>
              <w:tab w:val="left" w:pos="880"/>
              <w:tab w:val="right" w:leader="dot" w:pos="9016"/>
            </w:tabs>
            <w:rPr>
              <w:rFonts w:eastAsiaTheme="minorEastAsia"/>
              <w:noProof/>
              <w:lang w:eastAsia="en-ZA"/>
            </w:rPr>
          </w:pPr>
          <w:hyperlink w:anchor="_Toc195708156" w:history="1">
            <w:r w:rsidR="00D62E91" w:rsidRPr="007D70F1">
              <w:rPr>
                <w:rStyle w:val="Hyperlink"/>
                <w:noProof/>
              </w:rPr>
              <w:t>9.1</w:t>
            </w:r>
            <w:r w:rsidR="00D62E91">
              <w:rPr>
                <w:rFonts w:eastAsiaTheme="minorEastAsia"/>
                <w:noProof/>
                <w:lang w:eastAsia="en-ZA"/>
              </w:rPr>
              <w:tab/>
            </w:r>
            <w:r w:rsidR="00D62E91" w:rsidRPr="007D70F1">
              <w:rPr>
                <w:rStyle w:val="Hyperlink"/>
                <w:noProof/>
              </w:rPr>
              <w:t>Quality of Service</w:t>
            </w:r>
            <w:r w:rsidR="00D62E91">
              <w:rPr>
                <w:noProof/>
                <w:webHidden/>
              </w:rPr>
              <w:tab/>
            </w:r>
            <w:r w:rsidR="00D62E91">
              <w:rPr>
                <w:noProof/>
                <w:webHidden/>
              </w:rPr>
              <w:fldChar w:fldCharType="begin"/>
            </w:r>
            <w:r w:rsidR="00D62E91">
              <w:rPr>
                <w:noProof/>
                <w:webHidden/>
              </w:rPr>
              <w:instrText xml:space="preserve"> PAGEREF _Toc195708156 \h </w:instrText>
            </w:r>
            <w:r w:rsidR="00D62E91">
              <w:rPr>
                <w:noProof/>
                <w:webHidden/>
              </w:rPr>
            </w:r>
            <w:r w:rsidR="00D62E91">
              <w:rPr>
                <w:noProof/>
                <w:webHidden/>
              </w:rPr>
              <w:fldChar w:fldCharType="separate"/>
            </w:r>
            <w:r w:rsidR="00D62E91">
              <w:rPr>
                <w:noProof/>
                <w:webHidden/>
              </w:rPr>
              <w:t>10</w:t>
            </w:r>
            <w:r w:rsidR="00D62E91">
              <w:rPr>
                <w:noProof/>
                <w:webHidden/>
              </w:rPr>
              <w:fldChar w:fldCharType="end"/>
            </w:r>
          </w:hyperlink>
        </w:p>
        <w:p w14:paraId="18891915" w14:textId="6DCC6D16" w:rsidR="00D62E91" w:rsidRDefault="002D3C33">
          <w:pPr>
            <w:pStyle w:val="TOC2"/>
            <w:tabs>
              <w:tab w:val="left" w:pos="880"/>
              <w:tab w:val="right" w:leader="dot" w:pos="9016"/>
            </w:tabs>
            <w:rPr>
              <w:rFonts w:eastAsiaTheme="minorEastAsia"/>
              <w:noProof/>
              <w:lang w:eastAsia="en-ZA"/>
            </w:rPr>
          </w:pPr>
          <w:hyperlink w:anchor="_Toc195708158" w:history="1">
            <w:r w:rsidR="00D62E91" w:rsidRPr="007D70F1">
              <w:rPr>
                <w:rStyle w:val="Hyperlink"/>
                <w:noProof/>
              </w:rPr>
              <w:t>9.2</w:t>
            </w:r>
            <w:r w:rsidR="00D62E91">
              <w:rPr>
                <w:rFonts w:eastAsiaTheme="minorEastAsia"/>
                <w:noProof/>
                <w:lang w:eastAsia="en-ZA"/>
              </w:rPr>
              <w:tab/>
            </w:r>
            <w:r w:rsidR="00D62E91" w:rsidRPr="007D70F1">
              <w:rPr>
                <w:rStyle w:val="Hyperlink"/>
                <w:noProof/>
              </w:rPr>
              <w:t>Indemnification</w:t>
            </w:r>
            <w:r w:rsidR="00D62E91">
              <w:rPr>
                <w:noProof/>
                <w:webHidden/>
              </w:rPr>
              <w:tab/>
            </w:r>
            <w:r w:rsidR="00D62E91">
              <w:rPr>
                <w:noProof/>
                <w:webHidden/>
              </w:rPr>
              <w:fldChar w:fldCharType="begin"/>
            </w:r>
            <w:r w:rsidR="00D62E91">
              <w:rPr>
                <w:noProof/>
                <w:webHidden/>
              </w:rPr>
              <w:instrText xml:space="preserve"> PAGEREF _Toc195708158 \h </w:instrText>
            </w:r>
            <w:r w:rsidR="00D62E91">
              <w:rPr>
                <w:noProof/>
                <w:webHidden/>
              </w:rPr>
            </w:r>
            <w:r w:rsidR="00D62E91">
              <w:rPr>
                <w:noProof/>
                <w:webHidden/>
              </w:rPr>
              <w:fldChar w:fldCharType="separate"/>
            </w:r>
            <w:r w:rsidR="00D62E91">
              <w:rPr>
                <w:noProof/>
                <w:webHidden/>
              </w:rPr>
              <w:t>10</w:t>
            </w:r>
            <w:r w:rsidR="00D62E91">
              <w:rPr>
                <w:noProof/>
                <w:webHidden/>
              </w:rPr>
              <w:fldChar w:fldCharType="end"/>
            </w:r>
          </w:hyperlink>
        </w:p>
        <w:p w14:paraId="5E940076" w14:textId="66AE32F9" w:rsidR="00D62E91" w:rsidRDefault="002D3C33">
          <w:pPr>
            <w:pStyle w:val="TOC2"/>
            <w:tabs>
              <w:tab w:val="left" w:pos="880"/>
              <w:tab w:val="right" w:leader="dot" w:pos="9016"/>
            </w:tabs>
            <w:rPr>
              <w:rFonts w:eastAsiaTheme="minorEastAsia"/>
              <w:noProof/>
              <w:lang w:eastAsia="en-ZA"/>
            </w:rPr>
          </w:pPr>
          <w:hyperlink w:anchor="_Toc195708159" w:history="1">
            <w:r w:rsidR="00D62E91" w:rsidRPr="007D70F1">
              <w:rPr>
                <w:rStyle w:val="Hyperlink"/>
                <w:noProof/>
              </w:rPr>
              <w:t>9.3</w:t>
            </w:r>
            <w:r w:rsidR="00D62E91">
              <w:rPr>
                <w:rFonts w:eastAsiaTheme="minorEastAsia"/>
                <w:noProof/>
                <w:lang w:eastAsia="en-ZA"/>
              </w:rPr>
              <w:tab/>
            </w:r>
            <w:r w:rsidR="00D62E91" w:rsidRPr="007D70F1">
              <w:rPr>
                <w:rStyle w:val="Hyperlink"/>
                <w:noProof/>
              </w:rPr>
              <w:t>Third Party Claims</w:t>
            </w:r>
            <w:r w:rsidR="00D62E91">
              <w:rPr>
                <w:noProof/>
                <w:webHidden/>
              </w:rPr>
              <w:tab/>
            </w:r>
            <w:r w:rsidR="00D62E91">
              <w:rPr>
                <w:noProof/>
                <w:webHidden/>
              </w:rPr>
              <w:fldChar w:fldCharType="begin"/>
            </w:r>
            <w:r w:rsidR="00D62E91">
              <w:rPr>
                <w:noProof/>
                <w:webHidden/>
              </w:rPr>
              <w:instrText xml:space="preserve"> PAGEREF _Toc195708159 \h </w:instrText>
            </w:r>
            <w:r w:rsidR="00D62E91">
              <w:rPr>
                <w:noProof/>
                <w:webHidden/>
              </w:rPr>
            </w:r>
            <w:r w:rsidR="00D62E91">
              <w:rPr>
                <w:noProof/>
                <w:webHidden/>
              </w:rPr>
              <w:fldChar w:fldCharType="separate"/>
            </w:r>
            <w:r w:rsidR="00D62E91">
              <w:rPr>
                <w:noProof/>
                <w:webHidden/>
              </w:rPr>
              <w:t>11</w:t>
            </w:r>
            <w:r w:rsidR="00D62E91">
              <w:rPr>
                <w:noProof/>
                <w:webHidden/>
              </w:rPr>
              <w:fldChar w:fldCharType="end"/>
            </w:r>
          </w:hyperlink>
        </w:p>
        <w:p w14:paraId="6EE293CB" w14:textId="1DF178F1" w:rsidR="00D62E91" w:rsidRDefault="002D3C33">
          <w:pPr>
            <w:pStyle w:val="TOC2"/>
            <w:tabs>
              <w:tab w:val="left" w:pos="880"/>
              <w:tab w:val="right" w:leader="dot" w:pos="9016"/>
            </w:tabs>
            <w:rPr>
              <w:rFonts w:eastAsiaTheme="minorEastAsia"/>
              <w:noProof/>
              <w:lang w:eastAsia="en-ZA"/>
            </w:rPr>
          </w:pPr>
          <w:hyperlink w:anchor="_Toc195708160" w:history="1">
            <w:r w:rsidR="00D62E91" w:rsidRPr="007D70F1">
              <w:rPr>
                <w:rStyle w:val="Hyperlink"/>
                <w:noProof/>
              </w:rPr>
              <w:t>9.4</w:t>
            </w:r>
            <w:r w:rsidR="00D62E91">
              <w:rPr>
                <w:rFonts w:eastAsiaTheme="minorEastAsia"/>
                <w:noProof/>
                <w:lang w:eastAsia="en-ZA"/>
              </w:rPr>
              <w:tab/>
            </w:r>
            <w:r w:rsidR="00D62E91" w:rsidRPr="007D70F1">
              <w:rPr>
                <w:rStyle w:val="Hyperlink"/>
                <w:noProof/>
              </w:rPr>
              <w:t>3</w:t>
            </w:r>
            <w:r w:rsidR="00D62E91" w:rsidRPr="007D70F1">
              <w:rPr>
                <w:rStyle w:val="Hyperlink"/>
                <w:noProof/>
                <w:vertAlign w:val="superscript"/>
              </w:rPr>
              <w:t>rd</w:t>
            </w:r>
            <w:r w:rsidR="00D62E91" w:rsidRPr="007D70F1">
              <w:rPr>
                <w:rStyle w:val="Hyperlink"/>
                <w:noProof/>
              </w:rPr>
              <w:t xml:space="preserve"> Party Vendor Contracts</w:t>
            </w:r>
            <w:r w:rsidR="00D62E91">
              <w:rPr>
                <w:noProof/>
                <w:webHidden/>
              </w:rPr>
              <w:tab/>
            </w:r>
            <w:r w:rsidR="00D62E91">
              <w:rPr>
                <w:noProof/>
                <w:webHidden/>
              </w:rPr>
              <w:fldChar w:fldCharType="begin"/>
            </w:r>
            <w:r w:rsidR="00D62E91">
              <w:rPr>
                <w:noProof/>
                <w:webHidden/>
              </w:rPr>
              <w:instrText xml:space="preserve"> PAGEREF _Toc195708160 \h </w:instrText>
            </w:r>
            <w:r w:rsidR="00D62E91">
              <w:rPr>
                <w:noProof/>
                <w:webHidden/>
              </w:rPr>
            </w:r>
            <w:r w:rsidR="00D62E91">
              <w:rPr>
                <w:noProof/>
                <w:webHidden/>
              </w:rPr>
              <w:fldChar w:fldCharType="separate"/>
            </w:r>
            <w:r w:rsidR="00D62E91">
              <w:rPr>
                <w:noProof/>
                <w:webHidden/>
              </w:rPr>
              <w:t>11</w:t>
            </w:r>
            <w:r w:rsidR="00D62E91">
              <w:rPr>
                <w:noProof/>
                <w:webHidden/>
              </w:rPr>
              <w:fldChar w:fldCharType="end"/>
            </w:r>
          </w:hyperlink>
        </w:p>
        <w:p w14:paraId="054CC64A" w14:textId="0D91D965" w:rsidR="00D62E91" w:rsidRDefault="002D3C33">
          <w:pPr>
            <w:pStyle w:val="TOC2"/>
            <w:tabs>
              <w:tab w:val="left" w:pos="880"/>
              <w:tab w:val="right" w:leader="dot" w:pos="9016"/>
            </w:tabs>
            <w:rPr>
              <w:rFonts w:eastAsiaTheme="minorEastAsia"/>
              <w:noProof/>
              <w:lang w:eastAsia="en-ZA"/>
            </w:rPr>
          </w:pPr>
          <w:hyperlink w:anchor="_Toc195708161" w:history="1">
            <w:r w:rsidR="00D62E91" w:rsidRPr="007D70F1">
              <w:rPr>
                <w:rStyle w:val="Hyperlink"/>
                <w:noProof/>
              </w:rPr>
              <w:t>9.5</w:t>
            </w:r>
            <w:r w:rsidR="00D62E91">
              <w:rPr>
                <w:rFonts w:eastAsiaTheme="minorEastAsia"/>
                <w:noProof/>
                <w:lang w:eastAsia="en-ZA"/>
              </w:rPr>
              <w:tab/>
            </w:r>
            <w:r w:rsidR="00D62E91" w:rsidRPr="007D70F1">
              <w:rPr>
                <w:rStyle w:val="Hyperlink"/>
                <w:noProof/>
              </w:rPr>
              <w:t>Software and Application Licensing</w:t>
            </w:r>
            <w:r w:rsidR="00D62E91">
              <w:rPr>
                <w:noProof/>
                <w:webHidden/>
              </w:rPr>
              <w:tab/>
            </w:r>
            <w:r w:rsidR="00D62E91">
              <w:rPr>
                <w:noProof/>
                <w:webHidden/>
              </w:rPr>
              <w:fldChar w:fldCharType="begin"/>
            </w:r>
            <w:r w:rsidR="00D62E91">
              <w:rPr>
                <w:noProof/>
                <w:webHidden/>
              </w:rPr>
              <w:instrText xml:space="preserve"> PAGEREF _Toc195708161 \h </w:instrText>
            </w:r>
            <w:r w:rsidR="00D62E91">
              <w:rPr>
                <w:noProof/>
                <w:webHidden/>
              </w:rPr>
            </w:r>
            <w:r w:rsidR="00D62E91">
              <w:rPr>
                <w:noProof/>
                <w:webHidden/>
              </w:rPr>
              <w:fldChar w:fldCharType="separate"/>
            </w:r>
            <w:r w:rsidR="00D62E91">
              <w:rPr>
                <w:noProof/>
                <w:webHidden/>
              </w:rPr>
              <w:t>11</w:t>
            </w:r>
            <w:r w:rsidR="00D62E91">
              <w:rPr>
                <w:noProof/>
                <w:webHidden/>
              </w:rPr>
              <w:fldChar w:fldCharType="end"/>
            </w:r>
          </w:hyperlink>
        </w:p>
        <w:p w14:paraId="6D5FBBF4" w14:textId="1E0EBB45" w:rsidR="00D62E91" w:rsidRDefault="002D3C33">
          <w:pPr>
            <w:pStyle w:val="TOC3"/>
            <w:tabs>
              <w:tab w:val="left" w:pos="1320"/>
              <w:tab w:val="right" w:leader="dot" w:pos="9016"/>
            </w:tabs>
            <w:rPr>
              <w:rFonts w:eastAsiaTheme="minorEastAsia"/>
              <w:noProof/>
              <w:lang w:eastAsia="en-ZA"/>
            </w:rPr>
          </w:pPr>
          <w:hyperlink w:anchor="_Toc195708162" w:history="1">
            <w:r w:rsidR="00D62E91" w:rsidRPr="007D70F1">
              <w:rPr>
                <w:rStyle w:val="Hyperlink"/>
                <w:noProof/>
              </w:rPr>
              <w:t>9.5.1</w:t>
            </w:r>
            <w:r w:rsidR="00D62E91">
              <w:rPr>
                <w:rFonts w:eastAsiaTheme="minorEastAsia"/>
                <w:noProof/>
                <w:lang w:eastAsia="en-ZA"/>
              </w:rPr>
              <w:tab/>
            </w:r>
            <w:r w:rsidR="00D62E91" w:rsidRPr="007D70F1">
              <w:rPr>
                <w:rStyle w:val="Hyperlink"/>
                <w:noProof/>
              </w:rPr>
              <w:t>Licensing</w:t>
            </w:r>
            <w:r w:rsidR="00D62E91">
              <w:rPr>
                <w:noProof/>
                <w:webHidden/>
              </w:rPr>
              <w:tab/>
            </w:r>
            <w:r w:rsidR="00D62E91">
              <w:rPr>
                <w:noProof/>
                <w:webHidden/>
              </w:rPr>
              <w:fldChar w:fldCharType="begin"/>
            </w:r>
            <w:r w:rsidR="00D62E91">
              <w:rPr>
                <w:noProof/>
                <w:webHidden/>
              </w:rPr>
              <w:instrText xml:space="preserve"> PAGEREF _Toc195708162 \h </w:instrText>
            </w:r>
            <w:r w:rsidR="00D62E91">
              <w:rPr>
                <w:noProof/>
                <w:webHidden/>
              </w:rPr>
            </w:r>
            <w:r w:rsidR="00D62E91">
              <w:rPr>
                <w:noProof/>
                <w:webHidden/>
              </w:rPr>
              <w:fldChar w:fldCharType="separate"/>
            </w:r>
            <w:r w:rsidR="00D62E91">
              <w:rPr>
                <w:noProof/>
                <w:webHidden/>
              </w:rPr>
              <w:t>11</w:t>
            </w:r>
            <w:r w:rsidR="00D62E91">
              <w:rPr>
                <w:noProof/>
                <w:webHidden/>
              </w:rPr>
              <w:fldChar w:fldCharType="end"/>
            </w:r>
          </w:hyperlink>
        </w:p>
        <w:p w14:paraId="0CBA6CE4" w14:textId="18E4758B" w:rsidR="00D62E91" w:rsidRDefault="002D3C33">
          <w:pPr>
            <w:pStyle w:val="TOC3"/>
            <w:tabs>
              <w:tab w:val="left" w:pos="1320"/>
              <w:tab w:val="right" w:leader="dot" w:pos="9016"/>
            </w:tabs>
            <w:rPr>
              <w:rFonts w:eastAsiaTheme="minorEastAsia"/>
              <w:noProof/>
              <w:lang w:eastAsia="en-ZA"/>
            </w:rPr>
          </w:pPr>
          <w:hyperlink w:anchor="_Toc195708163" w:history="1">
            <w:r w:rsidR="00D62E91" w:rsidRPr="007D70F1">
              <w:rPr>
                <w:rStyle w:val="Hyperlink"/>
                <w:noProof/>
              </w:rPr>
              <w:t>9.5.2</w:t>
            </w:r>
            <w:r w:rsidR="00D62E91">
              <w:rPr>
                <w:rFonts w:eastAsiaTheme="minorEastAsia"/>
                <w:noProof/>
                <w:lang w:eastAsia="en-ZA"/>
              </w:rPr>
              <w:tab/>
            </w:r>
            <w:r w:rsidR="00D62E91" w:rsidRPr="007D70F1">
              <w:rPr>
                <w:rStyle w:val="Hyperlink"/>
                <w:noProof/>
              </w:rPr>
              <w:t>The Hosting Centre Licensing</w:t>
            </w:r>
            <w:r w:rsidR="00D62E91">
              <w:rPr>
                <w:noProof/>
                <w:webHidden/>
              </w:rPr>
              <w:tab/>
            </w:r>
            <w:r w:rsidR="00D62E91">
              <w:rPr>
                <w:noProof/>
                <w:webHidden/>
              </w:rPr>
              <w:fldChar w:fldCharType="begin"/>
            </w:r>
            <w:r w:rsidR="00D62E91">
              <w:rPr>
                <w:noProof/>
                <w:webHidden/>
              </w:rPr>
              <w:instrText xml:space="preserve"> PAGEREF _Toc195708163 \h </w:instrText>
            </w:r>
            <w:r w:rsidR="00D62E91">
              <w:rPr>
                <w:noProof/>
                <w:webHidden/>
              </w:rPr>
            </w:r>
            <w:r w:rsidR="00D62E91">
              <w:rPr>
                <w:noProof/>
                <w:webHidden/>
              </w:rPr>
              <w:fldChar w:fldCharType="separate"/>
            </w:r>
            <w:r w:rsidR="00D62E91">
              <w:rPr>
                <w:noProof/>
                <w:webHidden/>
              </w:rPr>
              <w:t>11</w:t>
            </w:r>
            <w:r w:rsidR="00D62E91">
              <w:rPr>
                <w:noProof/>
                <w:webHidden/>
              </w:rPr>
              <w:fldChar w:fldCharType="end"/>
            </w:r>
          </w:hyperlink>
        </w:p>
        <w:p w14:paraId="66F01402" w14:textId="21B1C609" w:rsidR="00D62E91" w:rsidRDefault="002D3C33">
          <w:pPr>
            <w:pStyle w:val="TOC2"/>
            <w:tabs>
              <w:tab w:val="left" w:pos="880"/>
              <w:tab w:val="right" w:leader="dot" w:pos="9016"/>
            </w:tabs>
            <w:rPr>
              <w:rFonts w:eastAsiaTheme="minorEastAsia"/>
              <w:noProof/>
              <w:lang w:eastAsia="en-ZA"/>
            </w:rPr>
          </w:pPr>
          <w:hyperlink w:anchor="_Toc195708164" w:history="1">
            <w:r w:rsidR="00D62E91" w:rsidRPr="007D70F1">
              <w:rPr>
                <w:rStyle w:val="Hyperlink"/>
                <w:noProof/>
              </w:rPr>
              <w:t>9.6</w:t>
            </w:r>
            <w:r w:rsidR="00D62E91">
              <w:rPr>
                <w:rFonts w:eastAsiaTheme="minorEastAsia"/>
                <w:noProof/>
                <w:lang w:eastAsia="en-ZA"/>
              </w:rPr>
              <w:tab/>
            </w:r>
            <w:r w:rsidR="00D62E91" w:rsidRPr="007D70F1">
              <w:rPr>
                <w:rStyle w:val="Hyperlink"/>
                <w:noProof/>
              </w:rPr>
              <w:t>Exclusions</w:t>
            </w:r>
            <w:r w:rsidR="00D62E91">
              <w:rPr>
                <w:noProof/>
                <w:webHidden/>
              </w:rPr>
              <w:tab/>
            </w:r>
            <w:r w:rsidR="00D62E91">
              <w:rPr>
                <w:noProof/>
                <w:webHidden/>
              </w:rPr>
              <w:fldChar w:fldCharType="begin"/>
            </w:r>
            <w:r w:rsidR="00D62E91">
              <w:rPr>
                <w:noProof/>
                <w:webHidden/>
              </w:rPr>
              <w:instrText xml:space="preserve"> PAGEREF _Toc195708164 \h </w:instrText>
            </w:r>
            <w:r w:rsidR="00D62E91">
              <w:rPr>
                <w:noProof/>
                <w:webHidden/>
              </w:rPr>
            </w:r>
            <w:r w:rsidR="00D62E91">
              <w:rPr>
                <w:noProof/>
                <w:webHidden/>
              </w:rPr>
              <w:fldChar w:fldCharType="separate"/>
            </w:r>
            <w:r w:rsidR="00D62E91">
              <w:rPr>
                <w:noProof/>
                <w:webHidden/>
              </w:rPr>
              <w:t>11</w:t>
            </w:r>
            <w:r w:rsidR="00D62E91">
              <w:rPr>
                <w:noProof/>
                <w:webHidden/>
              </w:rPr>
              <w:fldChar w:fldCharType="end"/>
            </w:r>
          </w:hyperlink>
        </w:p>
        <w:p w14:paraId="233C7EE0" w14:textId="7186E941" w:rsidR="00D62E91" w:rsidRDefault="002D3C33">
          <w:pPr>
            <w:pStyle w:val="TOC2"/>
            <w:tabs>
              <w:tab w:val="left" w:pos="880"/>
              <w:tab w:val="right" w:leader="dot" w:pos="9016"/>
            </w:tabs>
            <w:rPr>
              <w:rFonts w:eastAsiaTheme="minorEastAsia"/>
              <w:noProof/>
              <w:lang w:eastAsia="en-ZA"/>
            </w:rPr>
          </w:pPr>
          <w:hyperlink w:anchor="_Toc195708165" w:history="1">
            <w:r w:rsidR="00D62E91" w:rsidRPr="007D70F1">
              <w:rPr>
                <w:rStyle w:val="Hyperlink"/>
                <w:noProof/>
              </w:rPr>
              <w:t>9.7</w:t>
            </w:r>
            <w:r w:rsidR="00D62E91">
              <w:rPr>
                <w:rFonts w:eastAsiaTheme="minorEastAsia"/>
                <w:noProof/>
                <w:lang w:eastAsia="en-ZA"/>
              </w:rPr>
              <w:tab/>
            </w:r>
            <w:r w:rsidR="00D62E91" w:rsidRPr="007D70F1">
              <w:rPr>
                <w:rStyle w:val="Hyperlink"/>
                <w:noProof/>
              </w:rPr>
              <w:t>Defaulting Performances</w:t>
            </w:r>
            <w:r w:rsidR="00D62E91">
              <w:rPr>
                <w:noProof/>
                <w:webHidden/>
              </w:rPr>
              <w:tab/>
            </w:r>
            <w:r w:rsidR="00D62E91">
              <w:rPr>
                <w:noProof/>
                <w:webHidden/>
              </w:rPr>
              <w:fldChar w:fldCharType="begin"/>
            </w:r>
            <w:r w:rsidR="00D62E91">
              <w:rPr>
                <w:noProof/>
                <w:webHidden/>
              </w:rPr>
              <w:instrText xml:space="preserve"> PAGEREF _Toc195708165 \h </w:instrText>
            </w:r>
            <w:r w:rsidR="00D62E91">
              <w:rPr>
                <w:noProof/>
                <w:webHidden/>
              </w:rPr>
            </w:r>
            <w:r w:rsidR="00D62E91">
              <w:rPr>
                <w:noProof/>
                <w:webHidden/>
              </w:rPr>
              <w:fldChar w:fldCharType="separate"/>
            </w:r>
            <w:r w:rsidR="00D62E91">
              <w:rPr>
                <w:noProof/>
                <w:webHidden/>
              </w:rPr>
              <w:t>11</w:t>
            </w:r>
            <w:r w:rsidR="00D62E91">
              <w:rPr>
                <w:noProof/>
                <w:webHidden/>
              </w:rPr>
              <w:fldChar w:fldCharType="end"/>
            </w:r>
          </w:hyperlink>
        </w:p>
        <w:p w14:paraId="62DC0B4C" w14:textId="59722C21" w:rsidR="00D62E91" w:rsidRDefault="002D3C33">
          <w:pPr>
            <w:pStyle w:val="TOC2"/>
            <w:tabs>
              <w:tab w:val="left" w:pos="880"/>
              <w:tab w:val="right" w:leader="dot" w:pos="9016"/>
            </w:tabs>
            <w:rPr>
              <w:rFonts w:eastAsiaTheme="minorEastAsia"/>
              <w:noProof/>
              <w:lang w:eastAsia="en-ZA"/>
            </w:rPr>
          </w:pPr>
          <w:hyperlink w:anchor="_Toc195708166" w:history="1">
            <w:r w:rsidR="00D62E91" w:rsidRPr="007D70F1">
              <w:rPr>
                <w:rStyle w:val="Hyperlink"/>
                <w:noProof/>
              </w:rPr>
              <w:t>9.8</w:t>
            </w:r>
            <w:r w:rsidR="00D62E91">
              <w:rPr>
                <w:rFonts w:eastAsiaTheme="minorEastAsia"/>
                <w:noProof/>
                <w:lang w:eastAsia="en-ZA"/>
              </w:rPr>
              <w:tab/>
            </w:r>
            <w:r w:rsidR="00D62E91" w:rsidRPr="007D70F1">
              <w:rPr>
                <w:rStyle w:val="Hyperlink"/>
                <w:noProof/>
              </w:rPr>
              <w:t>Force Majeure</w:t>
            </w:r>
            <w:r w:rsidR="00D62E91">
              <w:rPr>
                <w:noProof/>
                <w:webHidden/>
              </w:rPr>
              <w:tab/>
            </w:r>
            <w:r w:rsidR="00D62E91">
              <w:rPr>
                <w:noProof/>
                <w:webHidden/>
              </w:rPr>
              <w:fldChar w:fldCharType="begin"/>
            </w:r>
            <w:r w:rsidR="00D62E91">
              <w:rPr>
                <w:noProof/>
                <w:webHidden/>
              </w:rPr>
              <w:instrText xml:space="preserve"> PAGEREF _Toc195708166 \h </w:instrText>
            </w:r>
            <w:r w:rsidR="00D62E91">
              <w:rPr>
                <w:noProof/>
                <w:webHidden/>
              </w:rPr>
            </w:r>
            <w:r w:rsidR="00D62E91">
              <w:rPr>
                <w:noProof/>
                <w:webHidden/>
              </w:rPr>
              <w:fldChar w:fldCharType="separate"/>
            </w:r>
            <w:r w:rsidR="00D62E91">
              <w:rPr>
                <w:noProof/>
                <w:webHidden/>
              </w:rPr>
              <w:t>12</w:t>
            </w:r>
            <w:r w:rsidR="00D62E91">
              <w:rPr>
                <w:noProof/>
                <w:webHidden/>
              </w:rPr>
              <w:fldChar w:fldCharType="end"/>
            </w:r>
          </w:hyperlink>
        </w:p>
        <w:p w14:paraId="2EAA5E18" w14:textId="0D234EDE" w:rsidR="00D62E91" w:rsidRDefault="002D3C33">
          <w:pPr>
            <w:pStyle w:val="TOC1"/>
            <w:rPr>
              <w:rFonts w:eastAsiaTheme="minorEastAsia"/>
              <w:b w:val="0"/>
              <w:lang w:eastAsia="en-ZA"/>
            </w:rPr>
          </w:pPr>
          <w:hyperlink w:anchor="_Toc195708167" w:history="1">
            <w:r w:rsidR="00D62E91" w:rsidRPr="007D70F1">
              <w:rPr>
                <w:rStyle w:val="Hyperlink"/>
              </w:rPr>
              <w:t>10</w:t>
            </w:r>
            <w:r w:rsidR="00D62E91">
              <w:rPr>
                <w:rFonts w:eastAsiaTheme="minorEastAsia"/>
                <w:b w:val="0"/>
                <w:lang w:eastAsia="en-ZA"/>
              </w:rPr>
              <w:tab/>
            </w:r>
            <w:r w:rsidR="00D62E91" w:rsidRPr="007D70F1">
              <w:rPr>
                <w:rStyle w:val="Hyperlink"/>
              </w:rPr>
              <w:t>SECURITY</w:t>
            </w:r>
            <w:r w:rsidR="00D62E91">
              <w:rPr>
                <w:webHidden/>
              </w:rPr>
              <w:tab/>
            </w:r>
            <w:r w:rsidR="00D62E91">
              <w:rPr>
                <w:webHidden/>
              </w:rPr>
              <w:fldChar w:fldCharType="begin"/>
            </w:r>
            <w:r w:rsidR="00D62E91">
              <w:rPr>
                <w:webHidden/>
              </w:rPr>
              <w:instrText xml:space="preserve"> PAGEREF _Toc195708167 \h </w:instrText>
            </w:r>
            <w:r w:rsidR="00D62E91">
              <w:rPr>
                <w:webHidden/>
              </w:rPr>
            </w:r>
            <w:r w:rsidR="00D62E91">
              <w:rPr>
                <w:webHidden/>
              </w:rPr>
              <w:fldChar w:fldCharType="separate"/>
            </w:r>
            <w:r w:rsidR="00D62E91">
              <w:rPr>
                <w:webHidden/>
              </w:rPr>
              <w:t>12</w:t>
            </w:r>
            <w:r w:rsidR="00D62E91">
              <w:rPr>
                <w:webHidden/>
              </w:rPr>
              <w:fldChar w:fldCharType="end"/>
            </w:r>
          </w:hyperlink>
        </w:p>
        <w:p w14:paraId="58E87F61" w14:textId="30E10C01" w:rsidR="00D62E91" w:rsidRDefault="002D3C33">
          <w:pPr>
            <w:pStyle w:val="TOC2"/>
            <w:tabs>
              <w:tab w:val="left" w:pos="880"/>
              <w:tab w:val="right" w:leader="dot" w:pos="9016"/>
            </w:tabs>
            <w:rPr>
              <w:rFonts w:eastAsiaTheme="minorEastAsia"/>
              <w:noProof/>
              <w:lang w:eastAsia="en-ZA"/>
            </w:rPr>
          </w:pPr>
          <w:hyperlink w:anchor="_Toc195708168" w:history="1">
            <w:r w:rsidR="00D62E91" w:rsidRPr="007D70F1">
              <w:rPr>
                <w:rStyle w:val="Hyperlink"/>
                <w:noProof/>
              </w:rPr>
              <w:t>10.1</w:t>
            </w:r>
            <w:r w:rsidR="00D62E91">
              <w:rPr>
                <w:rFonts w:eastAsiaTheme="minorEastAsia"/>
                <w:noProof/>
                <w:lang w:eastAsia="en-ZA"/>
              </w:rPr>
              <w:tab/>
            </w:r>
            <w:r w:rsidR="00D62E91" w:rsidRPr="007D70F1">
              <w:rPr>
                <w:rStyle w:val="Hyperlink"/>
                <w:noProof/>
              </w:rPr>
              <w:t>Physical Access</w:t>
            </w:r>
            <w:r w:rsidR="00D62E91">
              <w:rPr>
                <w:noProof/>
                <w:webHidden/>
              </w:rPr>
              <w:tab/>
            </w:r>
            <w:r w:rsidR="00D62E91">
              <w:rPr>
                <w:noProof/>
                <w:webHidden/>
              </w:rPr>
              <w:fldChar w:fldCharType="begin"/>
            </w:r>
            <w:r w:rsidR="00D62E91">
              <w:rPr>
                <w:noProof/>
                <w:webHidden/>
              </w:rPr>
              <w:instrText xml:space="preserve"> PAGEREF _Toc195708168 \h </w:instrText>
            </w:r>
            <w:r w:rsidR="00D62E91">
              <w:rPr>
                <w:noProof/>
                <w:webHidden/>
              </w:rPr>
            </w:r>
            <w:r w:rsidR="00D62E91">
              <w:rPr>
                <w:noProof/>
                <w:webHidden/>
              </w:rPr>
              <w:fldChar w:fldCharType="separate"/>
            </w:r>
            <w:r w:rsidR="00D62E91">
              <w:rPr>
                <w:noProof/>
                <w:webHidden/>
              </w:rPr>
              <w:t>12</w:t>
            </w:r>
            <w:r w:rsidR="00D62E91">
              <w:rPr>
                <w:noProof/>
                <w:webHidden/>
              </w:rPr>
              <w:fldChar w:fldCharType="end"/>
            </w:r>
          </w:hyperlink>
        </w:p>
        <w:p w14:paraId="6A6BA313" w14:textId="27AC32E5" w:rsidR="00D62E91" w:rsidRDefault="002D3C33">
          <w:pPr>
            <w:pStyle w:val="TOC2"/>
            <w:tabs>
              <w:tab w:val="left" w:pos="880"/>
              <w:tab w:val="right" w:leader="dot" w:pos="9016"/>
            </w:tabs>
            <w:rPr>
              <w:rFonts w:eastAsiaTheme="minorEastAsia"/>
              <w:noProof/>
              <w:lang w:eastAsia="en-ZA"/>
            </w:rPr>
          </w:pPr>
          <w:hyperlink w:anchor="_Toc195708169" w:history="1">
            <w:r w:rsidR="00D62E91" w:rsidRPr="007D70F1">
              <w:rPr>
                <w:rStyle w:val="Hyperlink"/>
                <w:noProof/>
              </w:rPr>
              <w:t>10.2</w:t>
            </w:r>
            <w:r w:rsidR="00D62E91">
              <w:rPr>
                <w:rFonts w:eastAsiaTheme="minorEastAsia"/>
                <w:noProof/>
                <w:lang w:eastAsia="en-ZA"/>
              </w:rPr>
              <w:tab/>
            </w:r>
            <w:r w:rsidR="00D62E91" w:rsidRPr="007D70F1">
              <w:rPr>
                <w:rStyle w:val="Hyperlink"/>
                <w:noProof/>
              </w:rPr>
              <w:t>Logical Access</w:t>
            </w:r>
            <w:r w:rsidR="00D62E91">
              <w:rPr>
                <w:noProof/>
                <w:webHidden/>
              </w:rPr>
              <w:tab/>
            </w:r>
            <w:r w:rsidR="00D62E91">
              <w:rPr>
                <w:noProof/>
                <w:webHidden/>
              </w:rPr>
              <w:fldChar w:fldCharType="begin"/>
            </w:r>
            <w:r w:rsidR="00D62E91">
              <w:rPr>
                <w:noProof/>
                <w:webHidden/>
              </w:rPr>
              <w:instrText xml:space="preserve"> PAGEREF _Toc195708169 \h </w:instrText>
            </w:r>
            <w:r w:rsidR="00D62E91">
              <w:rPr>
                <w:noProof/>
                <w:webHidden/>
              </w:rPr>
            </w:r>
            <w:r w:rsidR="00D62E91">
              <w:rPr>
                <w:noProof/>
                <w:webHidden/>
              </w:rPr>
              <w:fldChar w:fldCharType="separate"/>
            </w:r>
            <w:r w:rsidR="00D62E91">
              <w:rPr>
                <w:noProof/>
                <w:webHidden/>
              </w:rPr>
              <w:t>12</w:t>
            </w:r>
            <w:r w:rsidR="00D62E91">
              <w:rPr>
                <w:noProof/>
                <w:webHidden/>
              </w:rPr>
              <w:fldChar w:fldCharType="end"/>
            </w:r>
          </w:hyperlink>
        </w:p>
        <w:p w14:paraId="3E5BECE4" w14:textId="758E5E54" w:rsidR="00D62E91" w:rsidRDefault="002D3C33">
          <w:pPr>
            <w:pStyle w:val="TOC2"/>
            <w:tabs>
              <w:tab w:val="left" w:pos="880"/>
              <w:tab w:val="right" w:leader="dot" w:pos="9016"/>
            </w:tabs>
            <w:rPr>
              <w:rFonts w:eastAsiaTheme="minorEastAsia"/>
              <w:noProof/>
              <w:lang w:eastAsia="en-ZA"/>
            </w:rPr>
          </w:pPr>
          <w:hyperlink w:anchor="_Toc195708170" w:history="1">
            <w:r w:rsidR="00D62E91" w:rsidRPr="007D70F1">
              <w:rPr>
                <w:rStyle w:val="Hyperlink"/>
                <w:noProof/>
              </w:rPr>
              <w:t>10.3</w:t>
            </w:r>
            <w:r w:rsidR="00D62E91">
              <w:rPr>
                <w:rFonts w:eastAsiaTheme="minorEastAsia"/>
                <w:noProof/>
                <w:lang w:eastAsia="en-ZA"/>
              </w:rPr>
              <w:tab/>
            </w:r>
            <w:r w:rsidR="00D62E91" w:rsidRPr="007D70F1">
              <w:rPr>
                <w:rStyle w:val="Hyperlink"/>
                <w:noProof/>
              </w:rPr>
              <w:t>Compliance with Client Security Policies</w:t>
            </w:r>
            <w:r w:rsidR="00D62E91">
              <w:rPr>
                <w:noProof/>
                <w:webHidden/>
              </w:rPr>
              <w:tab/>
            </w:r>
            <w:r w:rsidR="00D62E91">
              <w:rPr>
                <w:noProof/>
                <w:webHidden/>
              </w:rPr>
              <w:fldChar w:fldCharType="begin"/>
            </w:r>
            <w:r w:rsidR="00D62E91">
              <w:rPr>
                <w:noProof/>
                <w:webHidden/>
              </w:rPr>
              <w:instrText xml:space="preserve"> PAGEREF _Toc195708170 \h </w:instrText>
            </w:r>
            <w:r w:rsidR="00D62E91">
              <w:rPr>
                <w:noProof/>
                <w:webHidden/>
              </w:rPr>
            </w:r>
            <w:r w:rsidR="00D62E91">
              <w:rPr>
                <w:noProof/>
                <w:webHidden/>
              </w:rPr>
              <w:fldChar w:fldCharType="separate"/>
            </w:r>
            <w:r w:rsidR="00D62E91">
              <w:rPr>
                <w:noProof/>
                <w:webHidden/>
              </w:rPr>
              <w:t>12</w:t>
            </w:r>
            <w:r w:rsidR="00D62E91">
              <w:rPr>
                <w:noProof/>
                <w:webHidden/>
              </w:rPr>
              <w:fldChar w:fldCharType="end"/>
            </w:r>
          </w:hyperlink>
        </w:p>
        <w:p w14:paraId="679BAA43" w14:textId="436FBBC2" w:rsidR="00D62E91" w:rsidRDefault="002D3C33">
          <w:pPr>
            <w:pStyle w:val="TOC2"/>
            <w:tabs>
              <w:tab w:val="left" w:pos="880"/>
              <w:tab w:val="right" w:leader="dot" w:pos="9016"/>
            </w:tabs>
            <w:rPr>
              <w:rFonts w:eastAsiaTheme="minorEastAsia"/>
              <w:noProof/>
              <w:lang w:eastAsia="en-ZA"/>
            </w:rPr>
          </w:pPr>
          <w:hyperlink w:anchor="_Toc195708171" w:history="1">
            <w:r w:rsidR="00D62E91" w:rsidRPr="007D70F1">
              <w:rPr>
                <w:rStyle w:val="Hyperlink"/>
                <w:noProof/>
              </w:rPr>
              <w:t>10.4</w:t>
            </w:r>
            <w:r w:rsidR="00D62E91">
              <w:rPr>
                <w:rFonts w:eastAsiaTheme="minorEastAsia"/>
                <w:noProof/>
                <w:lang w:eastAsia="en-ZA"/>
              </w:rPr>
              <w:tab/>
            </w:r>
            <w:r w:rsidR="00D62E91" w:rsidRPr="007D70F1">
              <w:rPr>
                <w:rStyle w:val="Hyperlink"/>
                <w:noProof/>
              </w:rPr>
              <w:t>Information and Data Security Measures</w:t>
            </w:r>
            <w:r w:rsidR="00D62E91">
              <w:rPr>
                <w:noProof/>
                <w:webHidden/>
              </w:rPr>
              <w:tab/>
            </w:r>
            <w:r w:rsidR="00D62E91">
              <w:rPr>
                <w:noProof/>
                <w:webHidden/>
              </w:rPr>
              <w:fldChar w:fldCharType="begin"/>
            </w:r>
            <w:r w:rsidR="00D62E91">
              <w:rPr>
                <w:noProof/>
                <w:webHidden/>
              </w:rPr>
              <w:instrText xml:space="preserve"> PAGEREF _Toc195708171 \h </w:instrText>
            </w:r>
            <w:r w:rsidR="00D62E91">
              <w:rPr>
                <w:noProof/>
                <w:webHidden/>
              </w:rPr>
            </w:r>
            <w:r w:rsidR="00D62E91">
              <w:rPr>
                <w:noProof/>
                <w:webHidden/>
              </w:rPr>
              <w:fldChar w:fldCharType="separate"/>
            </w:r>
            <w:r w:rsidR="00D62E91">
              <w:rPr>
                <w:noProof/>
                <w:webHidden/>
              </w:rPr>
              <w:t>12</w:t>
            </w:r>
            <w:r w:rsidR="00D62E91">
              <w:rPr>
                <w:noProof/>
                <w:webHidden/>
              </w:rPr>
              <w:fldChar w:fldCharType="end"/>
            </w:r>
          </w:hyperlink>
        </w:p>
        <w:p w14:paraId="59DFB876" w14:textId="6002F4C5" w:rsidR="00D62E91" w:rsidRDefault="002D3C33">
          <w:pPr>
            <w:pStyle w:val="TOC2"/>
            <w:tabs>
              <w:tab w:val="right" w:leader="dot" w:pos="9016"/>
            </w:tabs>
            <w:rPr>
              <w:rFonts w:eastAsiaTheme="minorEastAsia"/>
              <w:noProof/>
              <w:lang w:eastAsia="en-ZA"/>
            </w:rPr>
          </w:pPr>
          <w:hyperlink w:anchor="_Toc195708172" w:history="1">
            <w:r w:rsidR="00D62E91" w:rsidRPr="007D70F1">
              <w:rPr>
                <w:rStyle w:val="Hyperlink"/>
                <w:noProof/>
              </w:rPr>
              <w:t xml:space="preserve">10.5 </w:t>
            </w:r>
            <w:r w:rsidR="00D62E91">
              <w:rPr>
                <w:rStyle w:val="Hyperlink"/>
                <w:noProof/>
              </w:rPr>
              <w:t xml:space="preserve">    </w:t>
            </w:r>
            <w:r w:rsidR="00D62E91" w:rsidRPr="007D70F1">
              <w:rPr>
                <w:rStyle w:val="Hyperlink"/>
                <w:noProof/>
              </w:rPr>
              <w:t>Identity and Access Management</w:t>
            </w:r>
            <w:r w:rsidR="00D62E91">
              <w:rPr>
                <w:noProof/>
                <w:webHidden/>
              </w:rPr>
              <w:tab/>
            </w:r>
            <w:r w:rsidR="00D62E91">
              <w:rPr>
                <w:noProof/>
                <w:webHidden/>
              </w:rPr>
              <w:fldChar w:fldCharType="begin"/>
            </w:r>
            <w:r w:rsidR="00D62E91">
              <w:rPr>
                <w:noProof/>
                <w:webHidden/>
              </w:rPr>
              <w:instrText xml:space="preserve"> PAGEREF _Toc195708172 \h </w:instrText>
            </w:r>
            <w:r w:rsidR="00D62E91">
              <w:rPr>
                <w:noProof/>
                <w:webHidden/>
              </w:rPr>
            </w:r>
            <w:r w:rsidR="00D62E91">
              <w:rPr>
                <w:noProof/>
                <w:webHidden/>
              </w:rPr>
              <w:fldChar w:fldCharType="separate"/>
            </w:r>
            <w:r w:rsidR="00D62E91">
              <w:rPr>
                <w:noProof/>
                <w:webHidden/>
              </w:rPr>
              <w:t>12</w:t>
            </w:r>
            <w:r w:rsidR="00D62E91">
              <w:rPr>
                <w:noProof/>
                <w:webHidden/>
              </w:rPr>
              <w:fldChar w:fldCharType="end"/>
            </w:r>
          </w:hyperlink>
        </w:p>
        <w:p w14:paraId="76B464D3" w14:textId="3A72CE12" w:rsidR="00D62E91" w:rsidRDefault="002D3C33">
          <w:pPr>
            <w:pStyle w:val="TOC2"/>
            <w:tabs>
              <w:tab w:val="right" w:leader="dot" w:pos="9016"/>
            </w:tabs>
            <w:rPr>
              <w:rFonts w:eastAsiaTheme="minorEastAsia"/>
              <w:noProof/>
              <w:lang w:eastAsia="en-ZA"/>
            </w:rPr>
          </w:pPr>
          <w:hyperlink w:anchor="_Toc195708173" w:history="1">
            <w:r w:rsidR="00D62E91" w:rsidRPr="007D70F1">
              <w:rPr>
                <w:rStyle w:val="Hyperlink"/>
                <w:noProof/>
              </w:rPr>
              <w:t xml:space="preserve">10.6 </w:t>
            </w:r>
            <w:r w:rsidR="00D62E91">
              <w:rPr>
                <w:rStyle w:val="Hyperlink"/>
                <w:noProof/>
              </w:rPr>
              <w:t xml:space="preserve">    </w:t>
            </w:r>
            <w:r w:rsidR="00D62E91" w:rsidRPr="007D70F1">
              <w:rPr>
                <w:rStyle w:val="Hyperlink"/>
                <w:noProof/>
              </w:rPr>
              <w:t>Identity and Access Management</w:t>
            </w:r>
            <w:r w:rsidR="00D62E91">
              <w:rPr>
                <w:noProof/>
                <w:webHidden/>
              </w:rPr>
              <w:tab/>
            </w:r>
            <w:r w:rsidR="00D62E91">
              <w:rPr>
                <w:noProof/>
                <w:webHidden/>
              </w:rPr>
              <w:fldChar w:fldCharType="begin"/>
            </w:r>
            <w:r w:rsidR="00D62E91">
              <w:rPr>
                <w:noProof/>
                <w:webHidden/>
              </w:rPr>
              <w:instrText xml:space="preserve"> PAGEREF _Toc195708173 \h </w:instrText>
            </w:r>
            <w:r w:rsidR="00D62E91">
              <w:rPr>
                <w:noProof/>
                <w:webHidden/>
              </w:rPr>
            </w:r>
            <w:r w:rsidR="00D62E91">
              <w:rPr>
                <w:noProof/>
                <w:webHidden/>
              </w:rPr>
              <w:fldChar w:fldCharType="separate"/>
            </w:r>
            <w:r w:rsidR="00D62E91">
              <w:rPr>
                <w:noProof/>
                <w:webHidden/>
              </w:rPr>
              <w:t>13</w:t>
            </w:r>
            <w:r w:rsidR="00D62E91">
              <w:rPr>
                <w:noProof/>
                <w:webHidden/>
              </w:rPr>
              <w:fldChar w:fldCharType="end"/>
            </w:r>
          </w:hyperlink>
        </w:p>
        <w:p w14:paraId="018CEA51" w14:textId="4839EDD6" w:rsidR="00D62E91" w:rsidRDefault="002D3C33">
          <w:pPr>
            <w:pStyle w:val="TOC2"/>
            <w:tabs>
              <w:tab w:val="right" w:leader="dot" w:pos="9016"/>
            </w:tabs>
            <w:rPr>
              <w:rFonts w:eastAsiaTheme="minorEastAsia"/>
              <w:noProof/>
              <w:lang w:eastAsia="en-ZA"/>
            </w:rPr>
          </w:pPr>
          <w:hyperlink w:anchor="_Toc195708174" w:history="1">
            <w:r w:rsidR="00D62E91" w:rsidRPr="007D70F1">
              <w:rPr>
                <w:rStyle w:val="Hyperlink"/>
                <w:noProof/>
              </w:rPr>
              <w:t xml:space="preserve">10.7 </w:t>
            </w:r>
            <w:r w:rsidR="00D62E91">
              <w:rPr>
                <w:rStyle w:val="Hyperlink"/>
                <w:noProof/>
              </w:rPr>
              <w:t xml:space="preserve">    </w:t>
            </w:r>
            <w:r w:rsidR="00D62E91" w:rsidRPr="007D70F1">
              <w:rPr>
                <w:rStyle w:val="Hyperlink"/>
                <w:noProof/>
              </w:rPr>
              <w:t>Right to Audit – The Client’s Servers and Services</w:t>
            </w:r>
            <w:r w:rsidR="00D62E91">
              <w:rPr>
                <w:noProof/>
                <w:webHidden/>
              </w:rPr>
              <w:tab/>
            </w:r>
            <w:r w:rsidR="00D62E91">
              <w:rPr>
                <w:noProof/>
                <w:webHidden/>
              </w:rPr>
              <w:fldChar w:fldCharType="begin"/>
            </w:r>
            <w:r w:rsidR="00D62E91">
              <w:rPr>
                <w:noProof/>
                <w:webHidden/>
              </w:rPr>
              <w:instrText xml:space="preserve"> PAGEREF _Toc195708174 \h </w:instrText>
            </w:r>
            <w:r w:rsidR="00D62E91">
              <w:rPr>
                <w:noProof/>
                <w:webHidden/>
              </w:rPr>
            </w:r>
            <w:r w:rsidR="00D62E91">
              <w:rPr>
                <w:noProof/>
                <w:webHidden/>
              </w:rPr>
              <w:fldChar w:fldCharType="separate"/>
            </w:r>
            <w:r w:rsidR="00D62E91">
              <w:rPr>
                <w:noProof/>
                <w:webHidden/>
              </w:rPr>
              <w:t>13</w:t>
            </w:r>
            <w:r w:rsidR="00D62E91">
              <w:rPr>
                <w:noProof/>
                <w:webHidden/>
              </w:rPr>
              <w:fldChar w:fldCharType="end"/>
            </w:r>
          </w:hyperlink>
        </w:p>
        <w:p w14:paraId="1605DC0D" w14:textId="0F8F96AE" w:rsidR="00D62E91" w:rsidRDefault="002D3C33">
          <w:pPr>
            <w:pStyle w:val="TOC1"/>
            <w:rPr>
              <w:rFonts w:eastAsiaTheme="minorEastAsia"/>
              <w:b w:val="0"/>
              <w:lang w:eastAsia="en-ZA"/>
            </w:rPr>
          </w:pPr>
          <w:hyperlink w:anchor="_Toc195708175" w:history="1">
            <w:r w:rsidR="00D62E91" w:rsidRPr="007D70F1">
              <w:rPr>
                <w:rStyle w:val="Hyperlink"/>
              </w:rPr>
              <w:t>11</w:t>
            </w:r>
            <w:r w:rsidR="00D62E91">
              <w:rPr>
                <w:rFonts w:eastAsiaTheme="minorEastAsia"/>
                <w:b w:val="0"/>
                <w:lang w:eastAsia="en-ZA"/>
              </w:rPr>
              <w:tab/>
            </w:r>
            <w:r w:rsidR="00D62E91" w:rsidRPr="007D70F1">
              <w:rPr>
                <w:rStyle w:val="Hyperlink"/>
              </w:rPr>
              <w:t>INTELLECTUAL PROPERTY RIGHTS</w:t>
            </w:r>
            <w:r w:rsidR="00D62E91">
              <w:rPr>
                <w:webHidden/>
              </w:rPr>
              <w:tab/>
            </w:r>
            <w:r w:rsidR="00D62E91">
              <w:rPr>
                <w:webHidden/>
              </w:rPr>
              <w:fldChar w:fldCharType="begin"/>
            </w:r>
            <w:r w:rsidR="00D62E91">
              <w:rPr>
                <w:webHidden/>
              </w:rPr>
              <w:instrText xml:space="preserve"> PAGEREF _Toc195708175 \h </w:instrText>
            </w:r>
            <w:r w:rsidR="00D62E91">
              <w:rPr>
                <w:webHidden/>
              </w:rPr>
            </w:r>
            <w:r w:rsidR="00D62E91">
              <w:rPr>
                <w:webHidden/>
              </w:rPr>
              <w:fldChar w:fldCharType="separate"/>
            </w:r>
            <w:r w:rsidR="00D62E91">
              <w:rPr>
                <w:webHidden/>
              </w:rPr>
              <w:t>13</w:t>
            </w:r>
            <w:r w:rsidR="00D62E91">
              <w:rPr>
                <w:webHidden/>
              </w:rPr>
              <w:fldChar w:fldCharType="end"/>
            </w:r>
          </w:hyperlink>
        </w:p>
        <w:p w14:paraId="79D7A228" w14:textId="46F0A050" w:rsidR="00D62E91" w:rsidRDefault="002D3C33">
          <w:pPr>
            <w:pStyle w:val="TOC2"/>
            <w:tabs>
              <w:tab w:val="left" w:pos="880"/>
              <w:tab w:val="right" w:leader="dot" w:pos="9016"/>
            </w:tabs>
            <w:rPr>
              <w:rFonts w:eastAsiaTheme="minorEastAsia"/>
              <w:noProof/>
              <w:lang w:eastAsia="en-ZA"/>
            </w:rPr>
          </w:pPr>
          <w:hyperlink w:anchor="_Toc195708176" w:history="1">
            <w:r w:rsidR="00D62E91" w:rsidRPr="007D70F1">
              <w:rPr>
                <w:rStyle w:val="Hyperlink"/>
                <w:noProof/>
              </w:rPr>
              <w:t>11.1</w:t>
            </w:r>
            <w:r w:rsidR="00D62E91">
              <w:rPr>
                <w:rFonts w:eastAsiaTheme="minorEastAsia"/>
                <w:noProof/>
                <w:lang w:eastAsia="en-ZA"/>
              </w:rPr>
              <w:tab/>
            </w:r>
            <w:r w:rsidR="00D62E91" w:rsidRPr="007D70F1">
              <w:rPr>
                <w:rStyle w:val="Hyperlink"/>
                <w:noProof/>
              </w:rPr>
              <w:t>Court Orders</w:t>
            </w:r>
            <w:r w:rsidR="00D62E91">
              <w:rPr>
                <w:noProof/>
                <w:webHidden/>
              </w:rPr>
              <w:tab/>
            </w:r>
            <w:r w:rsidR="00D62E91">
              <w:rPr>
                <w:noProof/>
                <w:webHidden/>
              </w:rPr>
              <w:fldChar w:fldCharType="begin"/>
            </w:r>
            <w:r w:rsidR="00D62E91">
              <w:rPr>
                <w:noProof/>
                <w:webHidden/>
              </w:rPr>
              <w:instrText xml:space="preserve"> PAGEREF _Toc195708176 \h </w:instrText>
            </w:r>
            <w:r w:rsidR="00D62E91">
              <w:rPr>
                <w:noProof/>
                <w:webHidden/>
              </w:rPr>
            </w:r>
            <w:r w:rsidR="00D62E91">
              <w:rPr>
                <w:noProof/>
                <w:webHidden/>
              </w:rPr>
              <w:fldChar w:fldCharType="separate"/>
            </w:r>
            <w:r w:rsidR="00D62E91">
              <w:rPr>
                <w:noProof/>
                <w:webHidden/>
              </w:rPr>
              <w:t>13</w:t>
            </w:r>
            <w:r w:rsidR="00D62E91">
              <w:rPr>
                <w:noProof/>
                <w:webHidden/>
              </w:rPr>
              <w:fldChar w:fldCharType="end"/>
            </w:r>
          </w:hyperlink>
        </w:p>
        <w:p w14:paraId="6074D027" w14:textId="0139805D" w:rsidR="00D62E91" w:rsidRDefault="002D3C33">
          <w:pPr>
            <w:pStyle w:val="TOC2"/>
            <w:tabs>
              <w:tab w:val="left" w:pos="880"/>
              <w:tab w:val="right" w:leader="dot" w:pos="9016"/>
            </w:tabs>
            <w:rPr>
              <w:rFonts w:eastAsiaTheme="minorEastAsia"/>
              <w:noProof/>
              <w:lang w:eastAsia="en-ZA"/>
            </w:rPr>
          </w:pPr>
          <w:hyperlink w:anchor="_Toc195708177" w:history="1">
            <w:r w:rsidR="00D62E91" w:rsidRPr="007D70F1">
              <w:rPr>
                <w:rStyle w:val="Hyperlink"/>
                <w:noProof/>
              </w:rPr>
              <w:t>11.2</w:t>
            </w:r>
            <w:r w:rsidR="00D62E91">
              <w:rPr>
                <w:rFonts w:eastAsiaTheme="minorEastAsia"/>
                <w:noProof/>
                <w:lang w:eastAsia="en-ZA"/>
              </w:rPr>
              <w:tab/>
            </w:r>
            <w:r w:rsidR="00D62E91" w:rsidRPr="007D70F1">
              <w:rPr>
                <w:rStyle w:val="Hyperlink"/>
                <w:noProof/>
              </w:rPr>
              <w:t>Destruction of Data and Records or Return on Termination</w:t>
            </w:r>
            <w:r w:rsidR="00D62E91">
              <w:rPr>
                <w:noProof/>
                <w:webHidden/>
              </w:rPr>
              <w:tab/>
            </w:r>
            <w:r w:rsidR="00D62E91">
              <w:rPr>
                <w:noProof/>
                <w:webHidden/>
              </w:rPr>
              <w:fldChar w:fldCharType="begin"/>
            </w:r>
            <w:r w:rsidR="00D62E91">
              <w:rPr>
                <w:noProof/>
                <w:webHidden/>
              </w:rPr>
              <w:instrText xml:space="preserve"> PAGEREF _Toc195708177 \h </w:instrText>
            </w:r>
            <w:r w:rsidR="00D62E91">
              <w:rPr>
                <w:noProof/>
                <w:webHidden/>
              </w:rPr>
            </w:r>
            <w:r w:rsidR="00D62E91">
              <w:rPr>
                <w:noProof/>
                <w:webHidden/>
              </w:rPr>
              <w:fldChar w:fldCharType="separate"/>
            </w:r>
            <w:r w:rsidR="00D62E91">
              <w:rPr>
                <w:noProof/>
                <w:webHidden/>
              </w:rPr>
              <w:t>13</w:t>
            </w:r>
            <w:r w:rsidR="00D62E91">
              <w:rPr>
                <w:noProof/>
                <w:webHidden/>
              </w:rPr>
              <w:fldChar w:fldCharType="end"/>
            </w:r>
          </w:hyperlink>
        </w:p>
        <w:p w14:paraId="7C6254E3" w14:textId="37A5FFC1" w:rsidR="00D62E91" w:rsidRDefault="002D3C33">
          <w:pPr>
            <w:pStyle w:val="TOC2"/>
            <w:tabs>
              <w:tab w:val="left" w:pos="880"/>
              <w:tab w:val="right" w:leader="dot" w:pos="9016"/>
            </w:tabs>
            <w:rPr>
              <w:rFonts w:eastAsiaTheme="minorEastAsia"/>
              <w:noProof/>
              <w:lang w:eastAsia="en-ZA"/>
            </w:rPr>
          </w:pPr>
          <w:hyperlink w:anchor="_Toc195708178" w:history="1">
            <w:r w:rsidR="00D62E91" w:rsidRPr="007D70F1">
              <w:rPr>
                <w:rStyle w:val="Hyperlink"/>
                <w:noProof/>
              </w:rPr>
              <w:t>11.3</w:t>
            </w:r>
            <w:r w:rsidR="00D62E91">
              <w:rPr>
                <w:rFonts w:eastAsiaTheme="minorEastAsia"/>
                <w:noProof/>
                <w:lang w:eastAsia="en-ZA"/>
              </w:rPr>
              <w:tab/>
            </w:r>
            <w:r w:rsidR="00D62E91" w:rsidRPr="007D70F1">
              <w:rPr>
                <w:rStyle w:val="Hyperlink"/>
                <w:noProof/>
              </w:rPr>
              <w:t>System Confidentiality – Shared Environment</w:t>
            </w:r>
            <w:r w:rsidR="00D62E91">
              <w:rPr>
                <w:noProof/>
                <w:webHidden/>
              </w:rPr>
              <w:tab/>
            </w:r>
            <w:r w:rsidR="00D62E91">
              <w:rPr>
                <w:noProof/>
                <w:webHidden/>
              </w:rPr>
              <w:fldChar w:fldCharType="begin"/>
            </w:r>
            <w:r w:rsidR="00D62E91">
              <w:rPr>
                <w:noProof/>
                <w:webHidden/>
              </w:rPr>
              <w:instrText xml:space="preserve"> PAGEREF _Toc195708178 \h </w:instrText>
            </w:r>
            <w:r w:rsidR="00D62E91">
              <w:rPr>
                <w:noProof/>
                <w:webHidden/>
              </w:rPr>
            </w:r>
            <w:r w:rsidR="00D62E91">
              <w:rPr>
                <w:noProof/>
                <w:webHidden/>
              </w:rPr>
              <w:fldChar w:fldCharType="separate"/>
            </w:r>
            <w:r w:rsidR="00D62E91">
              <w:rPr>
                <w:noProof/>
                <w:webHidden/>
              </w:rPr>
              <w:t>13</w:t>
            </w:r>
            <w:r w:rsidR="00D62E91">
              <w:rPr>
                <w:noProof/>
                <w:webHidden/>
              </w:rPr>
              <w:fldChar w:fldCharType="end"/>
            </w:r>
          </w:hyperlink>
        </w:p>
        <w:p w14:paraId="635F77CE" w14:textId="4519C921" w:rsidR="00D62E91" w:rsidRDefault="002D3C33">
          <w:pPr>
            <w:pStyle w:val="TOC1"/>
            <w:rPr>
              <w:rFonts w:eastAsiaTheme="minorEastAsia"/>
              <w:b w:val="0"/>
              <w:lang w:eastAsia="en-ZA"/>
            </w:rPr>
          </w:pPr>
          <w:hyperlink w:anchor="_Toc195708179" w:history="1">
            <w:r w:rsidR="00D62E91" w:rsidRPr="007D70F1">
              <w:rPr>
                <w:rStyle w:val="Hyperlink"/>
              </w:rPr>
              <w:t>12</w:t>
            </w:r>
            <w:r w:rsidR="00D62E91">
              <w:rPr>
                <w:rFonts w:eastAsiaTheme="minorEastAsia"/>
                <w:b w:val="0"/>
                <w:lang w:eastAsia="en-ZA"/>
              </w:rPr>
              <w:tab/>
            </w:r>
            <w:r w:rsidR="00D62E91" w:rsidRPr="007D70F1">
              <w:rPr>
                <w:rStyle w:val="Hyperlink"/>
              </w:rPr>
              <w:t>DISPUTE RESOLUTION</w:t>
            </w:r>
            <w:r w:rsidR="00D62E91">
              <w:rPr>
                <w:webHidden/>
              </w:rPr>
              <w:tab/>
            </w:r>
            <w:r w:rsidR="00D62E91">
              <w:rPr>
                <w:webHidden/>
              </w:rPr>
              <w:fldChar w:fldCharType="begin"/>
            </w:r>
            <w:r w:rsidR="00D62E91">
              <w:rPr>
                <w:webHidden/>
              </w:rPr>
              <w:instrText xml:space="preserve"> PAGEREF _Toc195708179 \h </w:instrText>
            </w:r>
            <w:r w:rsidR="00D62E91">
              <w:rPr>
                <w:webHidden/>
              </w:rPr>
            </w:r>
            <w:r w:rsidR="00D62E91">
              <w:rPr>
                <w:webHidden/>
              </w:rPr>
              <w:fldChar w:fldCharType="separate"/>
            </w:r>
            <w:r w:rsidR="00D62E91">
              <w:rPr>
                <w:webHidden/>
              </w:rPr>
              <w:t>14</w:t>
            </w:r>
            <w:r w:rsidR="00D62E91">
              <w:rPr>
                <w:webHidden/>
              </w:rPr>
              <w:fldChar w:fldCharType="end"/>
            </w:r>
          </w:hyperlink>
        </w:p>
        <w:p w14:paraId="6084170A" w14:textId="7C34C317" w:rsidR="00D62E91" w:rsidRDefault="002D3C33">
          <w:pPr>
            <w:pStyle w:val="TOC2"/>
            <w:tabs>
              <w:tab w:val="left" w:pos="880"/>
              <w:tab w:val="right" w:leader="dot" w:pos="9016"/>
            </w:tabs>
            <w:rPr>
              <w:rFonts w:eastAsiaTheme="minorEastAsia"/>
              <w:noProof/>
              <w:lang w:eastAsia="en-ZA"/>
            </w:rPr>
          </w:pPr>
          <w:hyperlink w:anchor="_Toc195708180" w:history="1">
            <w:r w:rsidR="00D62E91" w:rsidRPr="007D70F1">
              <w:rPr>
                <w:rStyle w:val="Hyperlink"/>
                <w:noProof/>
              </w:rPr>
              <w:t>12.1</w:t>
            </w:r>
            <w:r w:rsidR="00D62E91">
              <w:rPr>
                <w:rFonts w:eastAsiaTheme="minorEastAsia"/>
                <w:noProof/>
                <w:lang w:eastAsia="en-ZA"/>
              </w:rPr>
              <w:tab/>
            </w:r>
            <w:r w:rsidR="00D62E91" w:rsidRPr="007D70F1">
              <w:rPr>
                <w:rStyle w:val="Hyperlink"/>
                <w:noProof/>
              </w:rPr>
              <w:t>Informal</w:t>
            </w:r>
            <w:r w:rsidR="00D62E91">
              <w:rPr>
                <w:noProof/>
                <w:webHidden/>
              </w:rPr>
              <w:tab/>
            </w:r>
            <w:r w:rsidR="00D62E91">
              <w:rPr>
                <w:noProof/>
                <w:webHidden/>
              </w:rPr>
              <w:fldChar w:fldCharType="begin"/>
            </w:r>
            <w:r w:rsidR="00D62E91">
              <w:rPr>
                <w:noProof/>
                <w:webHidden/>
              </w:rPr>
              <w:instrText xml:space="preserve"> PAGEREF _Toc195708180 \h </w:instrText>
            </w:r>
            <w:r w:rsidR="00D62E91">
              <w:rPr>
                <w:noProof/>
                <w:webHidden/>
              </w:rPr>
            </w:r>
            <w:r w:rsidR="00D62E91">
              <w:rPr>
                <w:noProof/>
                <w:webHidden/>
              </w:rPr>
              <w:fldChar w:fldCharType="separate"/>
            </w:r>
            <w:r w:rsidR="00D62E91">
              <w:rPr>
                <w:noProof/>
                <w:webHidden/>
              </w:rPr>
              <w:t>14</w:t>
            </w:r>
            <w:r w:rsidR="00D62E91">
              <w:rPr>
                <w:noProof/>
                <w:webHidden/>
              </w:rPr>
              <w:fldChar w:fldCharType="end"/>
            </w:r>
          </w:hyperlink>
        </w:p>
        <w:p w14:paraId="4674C87A" w14:textId="4CBC576F" w:rsidR="00D62E91" w:rsidRDefault="002D3C33">
          <w:pPr>
            <w:pStyle w:val="TOC2"/>
            <w:tabs>
              <w:tab w:val="left" w:pos="880"/>
              <w:tab w:val="right" w:leader="dot" w:pos="9016"/>
            </w:tabs>
            <w:rPr>
              <w:rFonts w:eastAsiaTheme="minorEastAsia"/>
              <w:noProof/>
              <w:lang w:eastAsia="en-ZA"/>
            </w:rPr>
          </w:pPr>
          <w:hyperlink w:anchor="_Toc195708181" w:history="1">
            <w:r w:rsidR="00D62E91" w:rsidRPr="007D70F1">
              <w:rPr>
                <w:rStyle w:val="Hyperlink"/>
                <w:noProof/>
              </w:rPr>
              <w:t>12.2</w:t>
            </w:r>
            <w:r w:rsidR="00D62E91">
              <w:rPr>
                <w:rFonts w:eastAsiaTheme="minorEastAsia"/>
                <w:noProof/>
                <w:lang w:eastAsia="en-ZA"/>
              </w:rPr>
              <w:tab/>
            </w:r>
            <w:r w:rsidR="00D62E91" w:rsidRPr="007D70F1">
              <w:rPr>
                <w:rStyle w:val="Hyperlink"/>
                <w:noProof/>
              </w:rPr>
              <w:t>Arbitration</w:t>
            </w:r>
            <w:r w:rsidR="00D62E91">
              <w:rPr>
                <w:noProof/>
                <w:webHidden/>
              </w:rPr>
              <w:tab/>
            </w:r>
            <w:r w:rsidR="00D62E91">
              <w:rPr>
                <w:noProof/>
                <w:webHidden/>
              </w:rPr>
              <w:fldChar w:fldCharType="begin"/>
            </w:r>
            <w:r w:rsidR="00D62E91">
              <w:rPr>
                <w:noProof/>
                <w:webHidden/>
              </w:rPr>
              <w:instrText xml:space="preserve"> PAGEREF _Toc195708181 \h </w:instrText>
            </w:r>
            <w:r w:rsidR="00D62E91">
              <w:rPr>
                <w:noProof/>
                <w:webHidden/>
              </w:rPr>
            </w:r>
            <w:r w:rsidR="00D62E91">
              <w:rPr>
                <w:noProof/>
                <w:webHidden/>
              </w:rPr>
              <w:fldChar w:fldCharType="separate"/>
            </w:r>
            <w:r w:rsidR="00D62E91">
              <w:rPr>
                <w:noProof/>
                <w:webHidden/>
              </w:rPr>
              <w:t>14</w:t>
            </w:r>
            <w:r w:rsidR="00D62E91">
              <w:rPr>
                <w:noProof/>
                <w:webHidden/>
              </w:rPr>
              <w:fldChar w:fldCharType="end"/>
            </w:r>
          </w:hyperlink>
        </w:p>
        <w:p w14:paraId="093BD51A" w14:textId="4BD3846D" w:rsidR="00D62E91" w:rsidRDefault="002D3C33">
          <w:pPr>
            <w:pStyle w:val="TOC1"/>
            <w:rPr>
              <w:rFonts w:eastAsiaTheme="minorEastAsia"/>
              <w:b w:val="0"/>
              <w:lang w:eastAsia="en-ZA"/>
            </w:rPr>
          </w:pPr>
          <w:hyperlink w:anchor="_Toc195708182" w:history="1">
            <w:r w:rsidR="00D62E91" w:rsidRPr="007D70F1">
              <w:rPr>
                <w:rStyle w:val="Hyperlink"/>
              </w:rPr>
              <w:t>13</w:t>
            </w:r>
            <w:r w:rsidR="00D62E91">
              <w:rPr>
                <w:rFonts w:eastAsiaTheme="minorEastAsia"/>
                <w:b w:val="0"/>
                <w:lang w:eastAsia="en-ZA"/>
              </w:rPr>
              <w:tab/>
            </w:r>
            <w:r w:rsidR="00D62E91" w:rsidRPr="007D70F1">
              <w:rPr>
                <w:rStyle w:val="Hyperlink"/>
              </w:rPr>
              <w:t>LIMITATION OF LIABILTY</w:t>
            </w:r>
            <w:r w:rsidR="00D62E91">
              <w:rPr>
                <w:webHidden/>
              </w:rPr>
              <w:tab/>
            </w:r>
            <w:r w:rsidR="00D62E91">
              <w:rPr>
                <w:webHidden/>
              </w:rPr>
              <w:fldChar w:fldCharType="begin"/>
            </w:r>
            <w:r w:rsidR="00D62E91">
              <w:rPr>
                <w:webHidden/>
              </w:rPr>
              <w:instrText xml:space="preserve"> PAGEREF _Toc195708182 \h </w:instrText>
            </w:r>
            <w:r w:rsidR="00D62E91">
              <w:rPr>
                <w:webHidden/>
              </w:rPr>
            </w:r>
            <w:r w:rsidR="00D62E91">
              <w:rPr>
                <w:webHidden/>
              </w:rPr>
              <w:fldChar w:fldCharType="separate"/>
            </w:r>
            <w:r w:rsidR="00D62E91">
              <w:rPr>
                <w:webHidden/>
              </w:rPr>
              <w:t>14</w:t>
            </w:r>
            <w:r w:rsidR="00D62E91">
              <w:rPr>
                <w:webHidden/>
              </w:rPr>
              <w:fldChar w:fldCharType="end"/>
            </w:r>
          </w:hyperlink>
        </w:p>
        <w:p w14:paraId="576B05AF" w14:textId="2D917391" w:rsidR="00D62E91" w:rsidRDefault="002D3C33">
          <w:pPr>
            <w:pStyle w:val="TOC1"/>
            <w:rPr>
              <w:rFonts w:eastAsiaTheme="minorEastAsia"/>
              <w:b w:val="0"/>
              <w:lang w:eastAsia="en-ZA"/>
            </w:rPr>
          </w:pPr>
          <w:hyperlink w:anchor="_Toc195708183" w:history="1">
            <w:r w:rsidR="00D62E91" w:rsidRPr="007D70F1">
              <w:rPr>
                <w:rStyle w:val="Hyperlink"/>
              </w:rPr>
              <w:t>14</w:t>
            </w:r>
            <w:r w:rsidR="00D62E91">
              <w:rPr>
                <w:rFonts w:eastAsiaTheme="minorEastAsia"/>
                <w:b w:val="0"/>
                <w:lang w:eastAsia="en-ZA"/>
              </w:rPr>
              <w:tab/>
            </w:r>
            <w:r w:rsidR="00D62E91" w:rsidRPr="007D70F1">
              <w:rPr>
                <w:rStyle w:val="Hyperlink"/>
              </w:rPr>
              <w:t>DURATION &amp; TERMINATION</w:t>
            </w:r>
            <w:r w:rsidR="00D62E91">
              <w:rPr>
                <w:webHidden/>
              </w:rPr>
              <w:tab/>
            </w:r>
            <w:r w:rsidR="00D62E91">
              <w:rPr>
                <w:webHidden/>
              </w:rPr>
              <w:fldChar w:fldCharType="begin"/>
            </w:r>
            <w:r w:rsidR="00D62E91">
              <w:rPr>
                <w:webHidden/>
              </w:rPr>
              <w:instrText xml:space="preserve"> PAGEREF _Toc195708183 \h </w:instrText>
            </w:r>
            <w:r w:rsidR="00D62E91">
              <w:rPr>
                <w:webHidden/>
              </w:rPr>
            </w:r>
            <w:r w:rsidR="00D62E91">
              <w:rPr>
                <w:webHidden/>
              </w:rPr>
              <w:fldChar w:fldCharType="separate"/>
            </w:r>
            <w:r w:rsidR="00D62E91">
              <w:rPr>
                <w:webHidden/>
              </w:rPr>
              <w:t>15</w:t>
            </w:r>
            <w:r w:rsidR="00D62E91">
              <w:rPr>
                <w:webHidden/>
              </w:rPr>
              <w:fldChar w:fldCharType="end"/>
            </w:r>
          </w:hyperlink>
        </w:p>
        <w:p w14:paraId="3FC5F01A" w14:textId="5FD31443" w:rsidR="00D62E91" w:rsidRDefault="002D3C33">
          <w:pPr>
            <w:pStyle w:val="TOC2"/>
            <w:tabs>
              <w:tab w:val="left" w:pos="880"/>
              <w:tab w:val="right" w:leader="dot" w:pos="9016"/>
            </w:tabs>
            <w:rPr>
              <w:rFonts w:eastAsiaTheme="minorEastAsia"/>
              <w:noProof/>
              <w:lang w:eastAsia="en-ZA"/>
            </w:rPr>
          </w:pPr>
          <w:hyperlink w:anchor="_Toc195708184" w:history="1">
            <w:r w:rsidR="00D62E91" w:rsidRPr="007D70F1">
              <w:rPr>
                <w:rStyle w:val="Hyperlink"/>
                <w:noProof/>
              </w:rPr>
              <w:t>14.1</w:t>
            </w:r>
            <w:r w:rsidR="00D62E91">
              <w:rPr>
                <w:rFonts w:eastAsiaTheme="minorEastAsia"/>
                <w:noProof/>
                <w:lang w:eastAsia="en-ZA"/>
              </w:rPr>
              <w:tab/>
            </w:r>
            <w:r w:rsidR="00D62E91" w:rsidRPr="007D70F1">
              <w:rPr>
                <w:rStyle w:val="Hyperlink"/>
                <w:noProof/>
              </w:rPr>
              <w:t>Payment on Termination</w:t>
            </w:r>
            <w:r w:rsidR="00D62E91">
              <w:rPr>
                <w:noProof/>
                <w:webHidden/>
              </w:rPr>
              <w:tab/>
            </w:r>
            <w:r w:rsidR="00D62E91">
              <w:rPr>
                <w:noProof/>
                <w:webHidden/>
              </w:rPr>
              <w:fldChar w:fldCharType="begin"/>
            </w:r>
            <w:r w:rsidR="00D62E91">
              <w:rPr>
                <w:noProof/>
                <w:webHidden/>
              </w:rPr>
              <w:instrText xml:space="preserve"> PAGEREF _Toc195708184 \h </w:instrText>
            </w:r>
            <w:r w:rsidR="00D62E91">
              <w:rPr>
                <w:noProof/>
                <w:webHidden/>
              </w:rPr>
            </w:r>
            <w:r w:rsidR="00D62E91">
              <w:rPr>
                <w:noProof/>
                <w:webHidden/>
              </w:rPr>
              <w:fldChar w:fldCharType="separate"/>
            </w:r>
            <w:r w:rsidR="00D62E91">
              <w:rPr>
                <w:noProof/>
                <w:webHidden/>
              </w:rPr>
              <w:t>15</w:t>
            </w:r>
            <w:r w:rsidR="00D62E91">
              <w:rPr>
                <w:noProof/>
                <w:webHidden/>
              </w:rPr>
              <w:fldChar w:fldCharType="end"/>
            </w:r>
          </w:hyperlink>
        </w:p>
        <w:p w14:paraId="2798F402" w14:textId="0428517A" w:rsidR="00D62E91" w:rsidRDefault="002D3C33">
          <w:pPr>
            <w:pStyle w:val="TOC3"/>
            <w:tabs>
              <w:tab w:val="left" w:pos="1100"/>
              <w:tab w:val="right" w:leader="dot" w:pos="9016"/>
            </w:tabs>
            <w:rPr>
              <w:rFonts w:eastAsiaTheme="minorEastAsia"/>
              <w:noProof/>
              <w:lang w:eastAsia="en-ZA"/>
            </w:rPr>
          </w:pPr>
          <w:hyperlink w:anchor="_Toc195708185" w:history="1">
            <w:r w:rsidR="00D62E91" w:rsidRPr="007D70F1">
              <w:rPr>
                <w:rStyle w:val="Hyperlink"/>
                <w:noProof/>
              </w:rPr>
              <w:t>14.2</w:t>
            </w:r>
            <w:r w:rsidR="00D62E91">
              <w:rPr>
                <w:rFonts w:eastAsiaTheme="minorEastAsia"/>
                <w:noProof/>
                <w:lang w:eastAsia="en-ZA"/>
              </w:rPr>
              <w:tab/>
            </w:r>
            <w:r w:rsidR="00D62E91" w:rsidRPr="007D70F1">
              <w:rPr>
                <w:rStyle w:val="Hyperlink"/>
                <w:noProof/>
              </w:rPr>
              <w:t>Consequences of Termination</w:t>
            </w:r>
            <w:r w:rsidR="00D62E91">
              <w:rPr>
                <w:noProof/>
                <w:webHidden/>
              </w:rPr>
              <w:tab/>
            </w:r>
            <w:r w:rsidR="00D62E91">
              <w:rPr>
                <w:noProof/>
                <w:webHidden/>
              </w:rPr>
              <w:fldChar w:fldCharType="begin"/>
            </w:r>
            <w:r w:rsidR="00D62E91">
              <w:rPr>
                <w:noProof/>
                <w:webHidden/>
              </w:rPr>
              <w:instrText xml:space="preserve"> PAGEREF _Toc195708185 \h </w:instrText>
            </w:r>
            <w:r w:rsidR="00D62E91">
              <w:rPr>
                <w:noProof/>
                <w:webHidden/>
              </w:rPr>
            </w:r>
            <w:r w:rsidR="00D62E91">
              <w:rPr>
                <w:noProof/>
                <w:webHidden/>
              </w:rPr>
              <w:fldChar w:fldCharType="separate"/>
            </w:r>
            <w:r w:rsidR="00D62E91">
              <w:rPr>
                <w:noProof/>
                <w:webHidden/>
              </w:rPr>
              <w:t>15</w:t>
            </w:r>
            <w:r w:rsidR="00D62E91">
              <w:rPr>
                <w:noProof/>
                <w:webHidden/>
              </w:rPr>
              <w:fldChar w:fldCharType="end"/>
            </w:r>
          </w:hyperlink>
        </w:p>
        <w:p w14:paraId="31D5AD0C" w14:textId="7C6652F4" w:rsidR="00D62E91" w:rsidRDefault="002D3C33">
          <w:pPr>
            <w:pStyle w:val="TOC1"/>
            <w:rPr>
              <w:rFonts w:eastAsiaTheme="minorEastAsia"/>
              <w:b w:val="0"/>
              <w:lang w:eastAsia="en-ZA"/>
            </w:rPr>
          </w:pPr>
          <w:hyperlink w:anchor="_Toc195708186" w:history="1">
            <w:r w:rsidR="00D62E91" w:rsidRPr="007D70F1">
              <w:rPr>
                <w:rStyle w:val="Hyperlink"/>
              </w:rPr>
              <w:t>15</w:t>
            </w:r>
            <w:r w:rsidR="00D62E91">
              <w:rPr>
                <w:rFonts w:eastAsiaTheme="minorEastAsia"/>
                <w:b w:val="0"/>
                <w:lang w:eastAsia="en-ZA"/>
              </w:rPr>
              <w:tab/>
            </w:r>
            <w:r w:rsidR="00D62E91" w:rsidRPr="007D70F1">
              <w:rPr>
                <w:rStyle w:val="Hyperlink"/>
              </w:rPr>
              <w:t>GENERAL</w:t>
            </w:r>
            <w:r w:rsidR="00D62E91">
              <w:rPr>
                <w:webHidden/>
              </w:rPr>
              <w:tab/>
            </w:r>
            <w:r w:rsidR="00D62E91">
              <w:rPr>
                <w:webHidden/>
              </w:rPr>
              <w:fldChar w:fldCharType="begin"/>
            </w:r>
            <w:r w:rsidR="00D62E91">
              <w:rPr>
                <w:webHidden/>
              </w:rPr>
              <w:instrText xml:space="preserve"> PAGEREF _Toc195708186 \h </w:instrText>
            </w:r>
            <w:r w:rsidR="00D62E91">
              <w:rPr>
                <w:webHidden/>
              </w:rPr>
            </w:r>
            <w:r w:rsidR="00D62E91">
              <w:rPr>
                <w:webHidden/>
              </w:rPr>
              <w:fldChar w:fldCharType="separate"/>
            </w:r>
            <w:r w:rsidR="00D62E91">
              <w:rPr>
                <w:webHidden/>
              </w:rPr>
              <w:t>15</w:t>
            </w:r>
            <w:r w:rsidR="00D62E91">
              <w:rPr>
                <w:webHidden/>
              </w:rPr>
              <w:fldChar w:fldCharType="end"/>
            </w:r>
          </w:hyperlink>
        </w:p>
        <w:p w14:paraId="6D5C614D" w14:textId="28060167" w:rsidR="00D62E91" w:rsidRDefault="002D3C33">
          <w:pPr>
            <w:pStyle w:val="TOC2"/>
            <w:tabs>
              <w:tab w:val="left" w:pos="880"/>
              <w:tab w:val="right" w:leader="dot" w:pos="9016"/>
            </w:tabs>
            <w:rPr>
              <w:rFonts w:eastAsiaTheme="minorEastAsia"/>
              <w:noProof/>
              <w:lang w:eastAsia="en-ZA"/>
            </w:rPr>
          </w:pPr>
          <w:hyperlink w:anchor="_Toc195708187" w:history="1">
            <w:r w:rsidR="00D62E91" w:rsidRPr="007D70F1">
              <w:rPr>
                <w:rStyle w:val="Hyperlink"/>
                <w:noProof/>
              </w:rPr>
              <w:t>15.1</w:t>
            </w:r>
            <w:r w:rsidR="00D62E91">
              <w:rPr>
                <w:rFonts w:eastAsiaTheme="minorEastAsia"/>
                <w:noProof/>
                <w:lang w:eastAsia="en-ZA"/>
              </w:rPr>
              <w:tab/>
            </w:r>
            <w:r w:rsidR="00D62E91" w:rsidRPr="007D70F1">
              <w:rPr>
                <w:rStyle w:val="Hyperlink"/>
                <w:noProof/>
              </w:rPr>
              <w:t>Relationship</w:t>
            </w:r>
            <w:r w:rsidR="00D62E91">
              <w:rPr>
                <w:noProof/>
                <w:webHidden/>
              </w:rPr>
              <w:tab/>
            </w:r>
            <w:r w:rsidR="00D62E91">
              <w:rPr>
                <w:noProof/>
                <w:webHidden/>
              </w:rPr>
              <w:fldChar w:fldCharType="begin"/>
            </w:r>
            <w:r w:rsidR="00D62E91">
              <w:rPr>
                <w:noProof/>
                <w:webHidden/>
              </w:rPr>
              <w:instrText xml:space="preserve"> PAGEREF _Toc195708187 \h </w:instrText>
            </w:r>
            <w:r w:rsidR="00D62E91">
              <w:rPr>
                <w:noProof/>
                <w:webHidden/>
              </w:rPr>
            </w:r>
            <w:r w:rsidR="00D62E91">
              <w:rPr>
                <w:noProof/>
                <w:webHidden/>
              </w:rPr>
              <w:fldChar w:fldCharType="separate"/>
            </w:r>
            <w:r w:rsidR="00D62E91">
              <w:rPr>
                <w:noProof/>
                <w:webHidden/>
              </w:rPr>
              <w:t>15</w:t>
            </w:r>
            <w:r w:rsidR="00D62E91">
              <w:rPr>
                <w:noProof/>
                <w:webHidden/>
              </w:rPr>
              <w:fldChar w:fldCharType="end"/>
            </w:r>
          </w:hyperlink>
        </w:p>
        <w:p w14:paraId="0C0DACCE" w14:textId="7524F153" w:rsidR="00D62E91" w:rsidRDefault="002D3C33">
          <w:pPr>
            <w:pStyle w:val="TOC2"/>
            <w:tabs>
              <w:tab w:val="left" w:pos="880"/>
              <w:tab w:val="right" w:leader="dot" w:pos="9016"/>
            </w:tabs>
            <w:rPr>
              <w:rFonts w:eastAsiaTheme="minorEastAsia"/>
              <w:noProof/>
              <w:lang w:eastAsia="en-ZA"/>
            </w:rPr>
          </w:pPr>
          <w:hyperlink w:anchor="_Toc195708188" w:history="1">
            <w:r w:rsidR="00D62E91" w:rsidRPr="007D70F1">
              <w:rPr>
                <w:rStyle w:val="Hyperlink"/>
                <w:noProof/>
              </w:rPr>
              <w:t>15.2</w:t>
            </w:r>
            <w:r w:rsidR="00D62E91">
              <w:rPr>
                <w:rFonts w:eastAsiaTheme="minorEastAsia"/>
                <w:noProof/>
                <w:lang w:eastAsia="en-ZA"/>
              </w:rPr>
              <w:tab/>
            </w:r>
            <w:r w:rsidR="00D62E91" w:rsidRPr="007D70F1">
              <w:rPr>
                <w:rStyle w:val="Hyperlink"/>
                <w:noProof/>
              </w:rPr>
              <w:t>Notices</w:t>
            </w:r>
            <w:r w:rsidR="00D62E91">
              <w:rPr>
                <w:noProof/>
                <w:webHidden/>
              </w:rPr>
              <w:tab/>
            </w:r>
            <w:r w:rsidR="00D62E91">
              <w:rPr>
                <w:noProof/>
                <w:webHidden/>
              </w:rPr>
              <w:fldChar w:fldCharType="begin"/>
            </w:r>
            <w:r w:rsidR="00D62E91">
              <w:rPr>
                <w:noProof/>
                <w:webHidden/>
              </w:rPr>
              <w:instrText xml:space="preserve"> PAGEREF _Toc195708188 \h </w:instrText>
            </w:r>
            <w:r w:rsidR="00D62E91">
              <w:rPr>
                <w:noProof/>
                <w:webHidden/>
              </w:rPr>
            </w:r>
            <w:r w:rsidR="00D62E91">
              <w:rPr>
                <w:noProof/>
                <w:webHidden/>
              </w:rPr>
              <w:fldChar w:fldCharType="separate"/>
            </w:r>
            <w:r w:rsidR="00D62E91">
              <w:rPr>
                <w:noProof/>
                <w:webHidden/>
              </w:rPr>
              <w:t>15</w:t>
            </w:r>
            <w:r w:rsidR="00D62E91">
              <w:rPr>
                <w:noProof/>
                <w:webHidden/>
              </w:rPr>
              <w:fldChar w:fldCharType="end"/>
            </w:r>
          </w:hyperlink>
        </w:p>
        <w:p w14:paraId="03AB089F" w14:textId="74A61BFB" w:rsidR="00D62E91" w:rsidRDefault="002D3C33">
          <w:pPr>
            <w:pStyle w:val="TOC2"/>
            <w:tabs>
              <w:tab w:val="left" w:pos="880"/>
              <w:tab w:val="right" w:leader="dot" w:pos="9016"/>
            </w:tabs>
            <w:rPr>
              <w:rFonts w:eastAsiaTheme="minorEastAsia"/>
              <w:noProof/>
              <w:lang w:eastAsia="en-ZA"/>
            </w:rPr>
          </w:pPr>
          <w:hyperlink w:anchor="_Toc195708189" w:history="1">
            <w:r w:rsidR="00D62E91" w:rsidRPr="007D70F1">
              <w:rPr>
                <w:rStyle w:val="Hyperlink"/>
                <w:noProof/>
              </w:rPr>
              <w:t>15.3</w:t>
            </w:r>
            <w:r w:rsidR="00D62E91">
              <w:rPr>
                <w:rFonts w:eastAsiaTheme="minorEastAsia"/>
                <w:noProof/>
                <w:lang w:eastAsia="en-ZA"/>
              </w:rPr>
              <w:tab/>
            </w:r>
            <w:r w:rsidR="00D62E91" w:rsidRPr="007D70F1">
              <w:rPr>
                <w:rStyle w:val="Hyperlink"/>
                <w:noProof/>
              </w:rPr>
              <w:t>Standard of Care</w:t>
            </w:r>
            <w:r w:rsidR="00D62E91">
              <w:rPr>
                <w:noProof/>
                <w:webHidden/>
              </w:rPr>
              <w:tab/>
            </w:r>
            <w:r w:rsidR="00D62E91">
              <w:rPr>
                <w:noProof/>
                <w:webHidden/>
              </w:rPr>
              <w:fldChar w:fldCharType="begin"/>
            </w:r>
            <w:r w:rsidR="00D62E91">
              <w:rPr>
                <w:noProof/>
                <w:webHidden/>
              </w:rPr>
              <w:instrText xml:space="preserve"> PAGEREF _Toc195708189 \h </w:instrText>
            </w:r>
            <w:r w:rsidR="00D62E91">
              <w:rPr>
                <w:noProof/>
                <w:webHidden/>
              </w:rPr>
            </w:r>
            <w:r w:rsidR="00D62E91">
              <w:rPr>
                <w:noProof/>
                <w:webHidden/>
              </w:rPr>
              <w:fldChar w:fldCharType="separate"/>
            </w:r>
            <w:r w:rsidR="00D62E91">
              <w:rPr>
                <w:noProof/>
                <w:webHidden/>
              </w:rPr>
              <w:t>16</w:t>
            </w:r>
            <w:r w:rsidR="00D62E91">
              <w:rPr>
                <w:noProof/>
                <w:webHidden/>
              </w:rPr>
              <w:fldChar w:fldCharType="end"/>
            </w:r>
          </w:hyperlink>
        </w:p>
        <w:p w14:paraId="53766E90" w14:textId="2A301D59" w:rsidR="00D62E91" w:rsidRDefault="002D3C33">
          <w:pPr>
            <w:pStyle w:val="TOC2"/>
            <w:tabs>
              <w:tab w:val="left" w:pos="880"/>
              <w:tab w:val="right" w:leader="dot" w:pos="9016"/>
            </w:tabs>
            <w:rPr>
              <w:rFonts w:eastAsiaTheme="minorEastAsia"/>
              <w:noProof/>
              <w:lang w:eastAsia="en-ZA"/>
            </w:rPr>
          </w:pPr>
          <w:hyperlink w:anchor="_Toc195708190" w:history="1">
            <w:r w:rsidR="00D62E91" w:rsidRPr="007D70F1">
              <w:rPr>
                <w:rStyle w:val="Hyperlink"/>
                <w:noProof/>
              </w:rPr>
              <w:t>15.4</w:t>
            </w:r>
            <w:r w:rsidR="00D62E91">
              <w:rPr>
                <w:rFonts w:eastAsiaTheme="minorEastAsia"/>
                <w:noProof/>
                <w:lang w:eastAsia="en-ZA"/>
              </w:rPr>
              <w:tab/>
            </w:r>
            <w:r w:rsidR="00D62E91" w:rsidRPr="007D70F1">
              <w:rPr>
                <w:rStyle w:val="Hyperlink"/>
                <w:noProof/>
              </w:rPr>
              <w:t>Assignment</w:t>
            </w:r>
            <w:r w:rsidR="00D62E91">
              <w:rPr>
                <w:noProof/>
                <w:webHidden/>
              </w:rPr>
              <w:tab/>
            </w:r>
            <w:r w:rsidR="00D62E91">
              <w:rPr>
                <w:noProof/>
                <w:webHidden/>
              </w:rPr>
              <w:fldChar w:fldCharType="begin"/>
            </w:r>
            <w:r w:rsidR="00D62E91">
              <w:rPr>
                <w:noProof/>
                <w:webHidden/>
              </w:rPr>
              <w:instrText xml:space="preserve"> PAGEREF _Toc195708190 \h </w:instrText>
            </w:r>
            <w:r w:rsidR="00D62E91">
              <w:rPr>
                <w:noProof/>
                <w:webHidden/>
              </w:rPr>
            </w:r>
            <w:r w:rsidR="00D62E91">
              <w:rPr>
                <w:noProof/>
                <w:webHidden/>
              </w:rPr>
              <w:fldChar w:fldCharType="separate"/>
            </w:r>
            <w:r w:rsidR="00D62E91">
              <w:rPr>
                <w:noProof/>
                <w:webHidden/>
              </w:rPr>
              <w:t>16</w:t>
            </w:r>
            <w:r w:rsidR="00D62E91">
              <w:rPr>
                <w:noProof/>
                <w:webHidden/>
              </w:rPr>
              <w:fldChar w:fldCharType="end"/>
            </w:r>
          </w:hyperlink>
        </w:p>
        <w:p w14:paraId="017C6A00" w14:textId="32BBF54E" w:rsidR="00D62E91" w:rsidRDefault="002D3C33">
          <w:pPr>
            <w:pStyle w:val="TOC2"/>
            <w:tabs>
              <w:tab w:val="left" w:pos="880"/>
              <w:tab w:val="right" w:leader="dot" w:pos="9016"/>
            </w:tabs>
            <w:rPr>
              <w:rFonts w:eastAsiaTheme="minorEastAsia"/>
              <w:noProof/>
              <w:lang w:eastAsia="en-ZA"/>
            </w:rPr>
          </w:pPr>
          <w:hyperlink w:anchor="_Toc195708191" w:history="1">
            <w:r w:rsidR="00D62E91" w:rsidRPr="007D70F1">
              <w:rPr>
                <w:rStyle w:val="Hyperlink"/>
                <w:noProof/>
              </w:rPr>
              <w:t>15.5</w:t>
            </w:r>
            <w:r w:rsidR="00D62E91">
              <w:rPr>
                <w:rFonts w:eastAsiaTheme="minorEastAsia"/>
                <w:noProof/>
                <w:lang w:eastAsia="en-ZA"/>
              </w:rPr>
              <w:tab/>
            </w:r>
            <w:r w:rsidR="00D62E91" w:rsidRPr="007D70F1">
              <w:rPr>
                <w:rStyle w:val="Hyperlink"/>
                <w:noProof/>
              </w:rPr>
              <w:t>Entire Agreement</w:t>
            </w:r>
            <w:r w:rsidR="00D62E91">
              <w:rPr>
                <w:noProof/>
                <w:webHidden/>
              </w:rPr>
              <w:tab/>
            </w:r>
            <w:r w:rsidR="00D62E91">
              <w:rPr>
                <w:noProof/>
                <w:webHidden/>
              </w:rPr>
              <w:fldChar w:fldCharType="begin"/>
            </w:r>
            <w:r w:rsidR="00D62E91">
              <w:rPr>
                <w:noProof/>
                <w:webHidden/>
              </w:rPr>
              <w:instrText xml:space="preserve"> PAGEREF _Toc195708191 \h </w:instrText>
            </w:r>
            <w:r w:rsidR="00D62E91">
              <w:rPr>
                <w:noProof/>
                <w:webHidden/>
              </w:rPr>
            </w:r>
            <w:r w:rsidR="00D62E91">
              <w:rPr>
                <w:noProof/>
                <w:webHidden/>
              </w:rPr>
              <w:fldChar w:fldCharType="separate"/>
            </w:r>
            <w:r w:rsidR="00D62E91">
              <w:rPr>
                <w:noProof/>
                <w:webHidden/>
              </w:rPr>
              <w:t>16</w:t>
            </w:r>
            <w:r w:rsidR="00D62E91">
              <w:rPr>
                <w:noProof/>
                <w:webHidden/>
              </w:rPr>
              <w:fldChar w:fldCharType="end"/>
            </w:r>
          </w:hyperlink>
        </w:p>
        <w:p w14:paraId="1CFB33C1" w14:textId="186B6BE0" w:rsidR="00D62E91" w:rsidRDefault="002D3C33">
          <w:pPr>
            <w:pStyle w:val="TOC2"/>
            <w:tabs>
              <w:tab w:val="left" w:pos="880"/>
              <w:tab w:val="right" w:leader="dot" w:pos="9016"/>
            </w:tabs>
            <w:rPr>
              <w:rFonts w:eastAsiaTheme="minorEastAsia"/>
              <w:noProof/>
              <w:lang w:eastAsia="en-ZA"/>
            </w:rPr>
          </w:pPr>
          <w:hyperlink w:anchor="_Toc195708192" w:history="1">
            <w:r w:rsidR="00D62E91" w:rsidRPr="007D70F1">
              <w:rPr>
                <w:rStyle w:val="Hyperlink"/>
                <w:noProof/>
              </w:rPr>
              <w:t>15.6</w:t>
            </w:r>
            <w:r w:rsidR="00D62E91">
              <w:rPr>
                <w:rFonts w:eastAsiaTheme="minorEastAsia"/>
                <w:noProof/>
                <w:lang w:eastAsia="en-ZA"/>
              </w:rPr>
              <w:tab/>
            </w:r>
            <w:r w:rsidR="00D62E91" w:rsidRPr="007D70F1">
              <w:rPr>
                <w:rStyle w:val="Hyperlink"/>
                <w:noProof/>
              </w:rPr>
              <w:t>Severability</w:t>
            </w:r>
            <w:r w:rsidR="00D62E91">
              <w:rPr>
                <w:noProof/>
                <w:webHidden/>
              </w:rPr>
              <w:tab/>
            </w:r>
            <w:r w:rsidR="00D62E91">
              <w:rPr>
                <w:noProof/>
                <w:webHidden/>
              </w:rPr>
              <w:fldChar w:fldCharType="begin"/>
            </w:r>
            <w:r w:rsidR="00D62E91">
              <w:rPr>
                <w:noProof/>
                <w:webHidden/>
              </w:rPr>
              <w:instrText xml:space="preserve"> PAGEREF _Toc195708192 \h </w:instrText>
            </w:r>
            <w:r w:rsidR="00D62E91">
              <w:rPr>
                <w:noProof/>
                <w:webHidden/>
              </w:rPr>
            </w:r>
            <w:r w:rsidR="00D62E91">
              <w:rPr>
                <w:noProof/>
                <w:webHidden/>
              </w:rPr>
              <w:fldChar w:fldCharType="separate"/>
            </w:r>
            <w:r w:rsidR="00D62E91">
              <w:rPr>
                <w:noProof/>
                <w:webHidden/>
              </w:rPr>
              <w:t>16</w:t>
            </w:r>
            <w:r w:rsidR="00D62E91">
              <w:rPr>
                <w:noProof/>
                <w:webHidden/>
              </w:rPr>
              <w:fldChar w:fldCharType="end"/>
            </w:r>
          </w:hyperlink>
        </w:p>
        <w:p w14:paraId="6BFD3DF7" w14:textId="66902A29" w:rsidR="00D62E91" w:rsidRDefault="002D3C33">
          <w:pPr>
            <w:pStyle w:val="TOC2"/>
            <w:tabs>
              <w:tab w:val="left" w:pos="880"/>
              <w:tab w:val="right" w:leader="dot" w:pos="9016"/>
            </w:tabs>
            <w:rPr>
              <w:rFonts w:eastAsiaTheme="minorEastAsia"/>
              <w:noProof/>
              <w:lang w:eastAsia="en-ZA"/>
            </w:rPr>
          </w:pPr>
          <w:hyperlink w:anchor="_Toc195708193" w:history="1">
            <w:r w:rsidR="00D62E91" w:rsidRPr="007D70F1">
              <w:rPr>
                <w:rStyle w:val="Hyperlink"/>
                <w:noProof/>
              </w:rPr>
              <w:t>15.7</w:t>
            </w:r>
            <w:r w:rsidR="00D62E91">
              <w:rPr>
                <w:rFonts w:eastAsiaTheme="minorEastAsia"/>
                <w:noProof/>
                <w:lang w:eastAsia="en-ZA"/>
              </w:rPr>
              <w:tab/>
            </w:r>
            <w:r w:rsidR="00D62E91" w:rsidRPr="007D70F1">
              <w:rPr>
                <w:rStyle w:val="Hyperlink"/>
                <w:noProof/>
              </w:rPr>
              <w:t>Changes to the Agreement</w:t>
            </w:r>
            <w:r w:rsidR="00D62E91">
              <w:rPr>
                <w:noProof/>
                <w:webHidden/>
              </w:rPr>
              <w:tab/>
            </w:r>
            <w:r w:rsidR="00D62E91">
              <w:rPr>
                <w:noProof/>
                <w:webHidden/>
              </w:rPr>
              <w:fldChar w:fldCharType="begin"/>
            </w:r>
            <w:r w:rsidR="00D62E91">
              <w:rPr>
                <w:noProof/>
                <w:webHidden/>
              </w:rPr>
              <w:instrText xml:space="preserve"> PAGEREF _Toc195708193 \h </w:instrText>
            </w:r>
            <w:r w:rsidR="00D62E91">
              <w:rPr>
                <w:noProof/>
                <w:webHidden/>
              </w:rPr>
            </w:r>
            <w:r w:rsidR="00D62E91">
              <w:rPr>
                <w:noProof/>
                <w:webHidden/>
              </w:rPr>
              <w:fldChar w:fldCharType="separate"/>
            </w:r>
            <w:r w:rsidR="00D62E91">
              <w:rPr>
                <w:noProof/>
                <w:webHidden/>
              </w:rPr>
              <w:t>16</w:t>
            </w:r>
            <w:r w:rsidR="00D62E91">
              <w:rPr>
                <w:noProof/>
                <w:webHidden/>
              </w:rPr>
              <w:fldChar w:fldCharType="end"/>
            </w:r>
          </w:hyperlink>
        </w:p>
        <w:p w14:paraId="6D3F23AD" w14:textId="258A0EB9" w:rsidR="00D62E91" w:rsidRDefault="002D3C33">
          <w:pPr>
            <w:pStyle w:val="TOC2"/>
            <w:tabs>
              <w:tab w:val="left" w:pos="880"/>
              <w:tab w:val="right" w:leader="dot" w:pos="9016"/>
            </w:tabs>
            <w:rPr>
              <w:rFonts w:eastAsiaTheme="minorEastAsia"/>
              <w:noProof/>
              <w:lang w:eastAsia="en-ZA"/>
            </w:rPr>
          </w:pPr>
          <w:hyperlink w:anchor="_Toc195708194" w:history="1">
            <w:r w:rsidR="00D62E91" w:rsidRPr="007D70F1">
              <w:rPr>
                <w:rStyle w:val="Hyperlink"/>
                <w:noProof/>
              </w:rPr>
              <w:t>15.8</w:t>
            </w:r>
            <w:r w:rsidR="00D62E91">
              <w:rPr>
                <w:rFonts w:eastAsiaTheme="minorEastAsia"/>
                <w:noProof/>
                <w:lang w:eastAsia="en-ZA"/>
              </w:rPr>
              <w:tab/>
            </w:r>
            <w:r w:rsidR="00D62E91" w:rsidRPr="007D70F1">
              <w:rPr>
                <w:rStyle w:val="Hyperlink"/>
                <w:noProof/>
              </w:rPr>
              <w:t>Non-Solicitation</w:t>
            </w:r>
            <w:r w:rsidR="00D62E91">
              <w:rPr>
                <w:noProof/>
                <w:webHidden/>
              </w:rPr>
              <w:tab/>
            </w:r>
            <w:r w:rsidR="00D62E91">
              <w:rPr>
                <w:noProof/>
                <w:webHidden/>
              </w:rPr>
              <w:fldChar w:fldCharType="begin"/>
            </w:r>
            <w:r w:rsidR="00D62E91">
              <w:rPr>
                <w:noProof/>
                <w:webHidden/>
              </w:rPr>
              <w:instrText xml:space="preserve"> PAGEREF _Toc195708194 \h </w:instrText>
            </w:r>
            <w:r w:rsidR="00D62E91">
              <w:rPr>
                <w:noProof/>
                <w:webHidden/>
              </w:rPr>
            </w:r>
            <w:r w:rsidR="00D62E91">
              <w:rPr>
                <w:noProof/>
                <w:webHidden/>
              </w:rPr>
              <w:fldChar w:fldCharType="separate"/>
            </w:r>
            <w:r w:rsidR="00D62E91">
              <w:rPr>
                <w:noProof/>
                <w:webHidden/>
              </w:rPr>
              <w:t>16</w:t>
            </w:r>
            <w:r w:rsidR="00D62E91">
              <w:rPr>
                <w:noProof/>
                <w:webHidden/>
              </w:rPr>
              <w:fldChar w:fldCharType="end"/>
            </w:r>
          </w:hyperlink>
        </w:p>
        <w:p w14:paraId="2A489E82" w14:textId="5EB54568" w:rsidR="00D62E91" w:rsidRDefault="002D3C33">
          <w:pPr>
            <w:pStyle w:val="TOC2"/>
            <w:tabs>
              <w:tab w:val="left" w:pos="880"/>
              <w:tab w:val="right" w:leader="dot" w:pos="9016"/>
            </w:tabs>
            <w:rPr>
              <w:rFonts w:eastAsiaTheme="minorEastAsia"/>
              <w:noProof/>
              <w:lang w:eastAsia="en-ZA"/>
            </w:rPr>
          </w:pPr>
          <w:hyperlink w:anchor="_Toc195708195" w:history="1">
            <w:r w:rsidR="00D62E91" w:rsidRPr="007D70F1">
              <w:rPr>
                <w:rStyle w:val="Hyperlink"/>
                <w:noProof/>
              </w:rPr>
              <w:t>15.9</w:t>
            </w:r>
            <w:r w:rsidR="00D62E91">
              <w:rPr>
                <w:rFonts w:eastAsiaTheme="minorEastAsia"/>
                <w:noProof/>
                <w:lang w:eastAsia="en-ZA"/>
              </w:rPr>
              <w:tab/>
            </w:r>
            <w:r w:rsidR="00D62E91" w:rsidRPr="007D70F1">
              <w:rPr>
                <w:rStyle w:val="Hyperlink"/>
                <w:noProof/>
              </w:rPr>
              <w:t>Exhibits</w:t>
            </w:r>
            <w:r w:rsidR="00D62E91">
              <w:rPr>
                <w:noProof/>
                <w:webHidden/>
              </w:rPr>
              <w:tab/>
            </w:r>
            <w:r w:rsidR="00D62E91">
              <w:rPr>
                <w:noProof/>
                <w:webHidden/>
              </w:rPr>
              <w:fldChar w:fldCharType="begin"/>
            </w:r>
            <w:r w:rsidR="00D62E91">
              <w:rPr>
                <w:noProof/>
                <w:webHidden/>
              </w:rPr>
              <w:instrText xml:space="preserve"> PAGEREF _Toc195708195 \h </w:instrText>
            </w:r>
            <w:r w:rsidR="00D62E91">
              <w:rPr>
                <w:noProof/>
                <w:webHidden/>
              </w:rPr>
            </w:r>
            <w:r w:rsidR="00D62E91">
              <w:rPr>
                <w:noProof/>
                <w:webHidden/>
              </w:rPr>
              <w:fldChar w:fldCharType="separate"/>
            </w:r>
            <w:r w:rsidR="00D62E91">
              <w:rPr>
                <w:noProof/>
                <w:webHidden/>
              </w:rPr>
              <w:t>16</w:t>
            </w:r>
            <w:r w:rsidR="00D62E91">
              <w:rPr>
                <w:noProof/>
                <w:webHidden/>
              </w:rPr>
              <w:fldChar w:fldCharType="end"/>
            </w:r>
          </w:hyperlink>
        </w:p>
        <w:p w14:paraId="3EF5A20A" w14:textId="3370012A" w:rsidR="00D62E91" w:rsidRDefault="002D3C33">
          <w:pPr>
            <w:pStyle w:val="TOC2"/>
            <w:tabs>
              <w:tab w:val="left" w:pos="1100"/>
              <w:tab w:val="right" w:leader="dot" w:pos="9016"/>
            </w:tabs>
            <w:rPr>
              <w:rFonts w:eastAsiaTheme="minorEastAsia"/>
              <w:noProof/>
              <w:lang w:eastAsia="en-ZA"/>
            </w:rPr>
          </w:pPr>
          <w:hyperlink w:anchor="_Toc195708196" w:history="1">
            <w:r w:rsidR="00D62E91" w:rsidRPr="007D70F1">
              <w:rPr>
                <w:rStyle w:val="Hyperlink"/>
                <w:noProof/>
              </w:rPr>
              <w:t>15.10</w:t>
            </w:r>
            <w:r w:rsidR="00D62E91">
              <w:rPr>
                <w:rFonts w:eastAsiaTheme="minorEastAsia"/>
                <w:noProof/>
                <w:lang w:eastAsia="en-ZA"/>
              </w:rPr>
              <w:tab/>
            </w:r>
            <w:r w:rsidR="00D62E91" w:rsidRPr="007D70F1">
              <w:rPr>
                <w:rStyle w:val="Hyperlink"/>
                <w:noProof/>
              </w:rPr>
              <w:t>Governing Law</w:t>
            </w:r>
            <w:r w:rsidR="00D62E91">
              <w:rPr>
                <w:noProof/>
                <w:webHidden/>
              </w:rPr>
              <w:tab/>
            </w:r>
            <w:r w:rsidR="00D62E91">
              <w:rPr>
                <w:noProof/>
                <w:webHidden/>
              </w:rPr>
              <w:fldChar w:fldCharType="begin"/>
            </w:r>
            <w:r w:rsidR="00D62E91">
              <w:rPr>
                <w:noProof/>
                <w:webHidden/>
              </w:rPr>
              <w:instrText xml:space="preserve"> PAGEREF _Toc195708196 \h </w:instrText>
            </w:r>
            <w:r w:rsidR="00D62E91">
              <w:rPr>
                <w:noProof/>
                <w:webHidden/>
              </w:rPr>
            </w:r>
            <w:r w:rsidR="00D62E91">
              <w:rPr>
                <w:noProof/>
                <w:webHidden/>
              </w:rPr>
              <w:fldChar w:fldCharType="separate"/>
            </w:r>
            <w:r w:rsidR="00D62E91">
              <w:rPr>
                <w:noProof/>
                <w:webHidden/>
              </w:rPr>
              <w:t>16</w:t>
            </w:r>
            <w:r w:rsidR="00D62E91">
              <w:rPr>
                <w:noProof/>
                <w:webHidden/>
              </w:rPr>
              <w:fldChar w:fldCharType="end"/>
            </w:r>
          </w:hyperlink>
        </w:p>
        <w:p w14:paraId="7056380A" w14:textId="5951D91C" w:rsidR="00D62E91" w:rsidRDefault="002D3C33">
          <w:pPr>
            <w:pStyle w:val="TOC1"/>
            <w:rPr>
              <w:rFonts w:eastAsiaTheme="minorEastAsia"/>
              <w:b w:val="0"/>
              <w:lang w:eastAsia="en-ZA"/>
            </w:rPr>
          </w:pPr>
          <w:hyperlink w:anchor="_Toc195708197" w:history="1">
            <w:r w:rsidR="00D62E91" w:rsidRPr="007D70F1">
              <w:rPr>
                <w:rStyle w:val="Hyperlink"/>
              </w:rPr>
              <w:t>16</w:t>
            </w:r>
            <w:r w:rsidR="00D62E91">
              <w:rPr>
                <w:rFonts w:eastAsiaTheme="minorEastAsia"/>
                <w:b w:val="0"/>
                <w:lang w:eastAsia="en-ZA"/>
              </w:rPr>
              <w:tab/>
            </w:r>
            <w:r w:rsidR="00D62E91" w:rsidRPr="007D70F1">
              <w:rPr>
                <w:rStyle w:val="Hyperlink"/>
              </w:rPr>
              <w:t>SIGNATURES</w:t>
            </w:r>
            <w:r w:rsidR="00D62E91">
              <w:rPr>
                <w:webHidden/>
              </w:rPr>
              <w:tab/>
            </w:r>
            <w:r w:rsidR="00D62E91">
              <w:rPr>
                <w:webHidden/>
              </w:rPr>
              <w:fldChar w:fldCharType="begin"/>
            </w:r>
            <w:r w:rsidR="00D62E91">
              <w:rPr>
                <w:webHidden/>
              </w:rPr>
              <w:instrText xml:space="preserve"> PAGEREF _Toc195708197 \h </w:instrText>
            </w:r>
            <w:r w:rsidR="00D62E91">
              <w:rPr>
                <w:webHidden/>
              </w:rPr>
            </w:r>
            <w:r w:rsidR="00D62E91">
              <w:rPr>
                <w:webHidden/>
              </w:rPr>
              <w:fldChar w:fldCharType="separate"/>
            </w:r>
            <w:r w:rsidR="00D62E91">
              <w:rPr>
                <w:webHidden/>
              </w:rPr>
              <w:t>16</w:t>
            </w:r>
            <w:r w:rsidR="00D62E91">
              <w:rPr>
                <w:webHidden/>
              </w:rPr>
              <w:fldChar w:fldCharType="end"/>
            </w:r>
          </w:hyperlink>
        </w:p>
        <w:p w14:paraId="36B0D2BE" w14:textId="34B8AD4C" w:rsidR="00D62E91" w:rsidRDefault="002D3C33">
          <w:pPr>
            <w:pStyle w:val="TOC1"/>
            <w:rPr>
              <w:rFonts w:eastAsiaTheme="minorEastAsia"/>
              <w:b w:val="0"/>
              <w:lang w:eastAsia="en-ZA"/>
            </w:rPr>
          </w:pPr>
          <w:hyperlink w:anchor="_Toc195708198" w:history="1">
            <w:r w:rsidR="00D62E91" w:rsidRPr="007D70F1">
              <w:rPr>
                <w:rStyle w:val="Hyperlink"/>
              </w:rPr>
              <w:t>17</w:t>
            </w:r>
            <w:r w:rsidR="00D62E91">
              <w:rPr>
                <w:rFonts w:eastAsiaTheme="minorEastAsia"/>
                <w:b w:val="0"/>
                <w:lang w:eastAsia="en-ZA"/>
              </w:rPr>
              <w:tab/>
            </w:r>
            <w:r w:rsidR="00D62E91" w:rsidRPr="007D70F1">
              <w:rPr>
                <w:rStyle w:val="Hyperlink"/>
              </w:rPr>
              <w:t>SCHEDULES</w:t>
            </w:r>
            <w:r w:rsidR="00D62E91">
              <w:rPr>
                <w:webHidden/>
              </w:rPr>
              <w:tab/>
            </w:r>
            <w:r w:rsidR="00D62E91">
              <w:rPr>
                <w:webHidden/>
              </w:rPr>
              <w:fldChar w:fldCharType="begin"/>
            </w:r>
            <w:r w:rsidR="00D62E91">
              <w:rPr>
                <w:webHidden/>
              </w:rPr>
              <w:instrText xml:space="preserve"> PAGEREF _Toc195708198 \h </w:instrText>
            </w:r>
            <w:r w:rsidR="00D62E91">
              <w:rPr>
                <w:webHidden/>
              </w:rPr>
            </w:r>
            <w:r w:rsidR="00D62E91">
              <w:rPr>
                <w:webHidden/>
              </w:rPr>
              <w:fldChar w:fldCharType="separate"/>
            </w:r>
            <w:r w:rsidR="00D62E91">
              <w:rPr>
                <w:webHidden/>
              </w:rPr>
              <w:t>17</w:t>
            </w:r>
            <w:r w:rsidR="00D62E91">
              <w:rPr>
                <w:webHidden/>
              </w:rPr>
              <w:fldChar w:fldCharType="end"/>
            </w:r>
          </w:hyperlink>
        </w:p>
        <w:p w14:paraId="38918749" w14:textId="725514B2" w:rsidR="00D62E91" w:rsidRDefault="002D3C33">
          <w:pPr>
            <w:pStyle w:val="TOC2"/>
            <w:tabs>
              <w:tab w:val="left" w:pos="880"/>
              <w:tab w:val="right" w:leader="dot" w:pos="9016"/>
            </w:tabs>
            <w:rPr>
              <w:rFonts w:eastAsiaTheme="minorEastAsia"/>
              <w:noProof/>
              <w:lang w:eastAsia="en-ZA"/>
            </w:rPr>
          </w:pPr>
          <w:hyperlink w:anchor="_Toc195708199" w:history="1">
            <w:r w:rsidR="00D62E91" w:rsidRPr="007D70F1">
              <w:rPr>
                <w:rStyle w:val="Hyperlink"/>
                <w:noProof/>
              </w:rPr>
              <w:t>17.1</w:t>
            </w:r>
            <w:r w:rsidR="00D62E91">
              <w:rPr>
                <w:rFonts w:eastAsiaTheme="minorEastAsia"/>
                <w:noProof/>
                <w:lang w:eastAsia="en-ZA"/>
              </w:rPr>
              <w:tab/>
            </w:r>
            <w:r w:rsidR="00D62E91" w:rsidRPr="007D70F1">
              <w:rPr>
                <w:rStyle w:val="Hyperlink"/>
                <w:noProof/>
              </w:rPr>
              <w:t>SCHEDULE A - STANDARD SERVICES</w:t>
            </w:r>
            <w:r w:rsidR="00D62E91">
              <w:rPr>
                <w:noProof/>
                <w:webHidden/>
              </w:rPr>
              <w:tab/>
            </w:r>
            <w:r w:rsidR="00D62E91">
              <w:rPr>
                <w:noProof/>
                <w:webHidden/>
              </w:rPr>
              <w:fldChar w:fldCharType="begin"/>
            </w:r>
            <w:r w:rsidR="00D62E91">
              <w:rPr>
                <w:noProof/>
                <w:webHidden/>
              </w:rPr>
              <w:instrText xml:space="preserve"> PAGEREF _Toc195708199 \h </w:instrText>
            </w:r>
            <w:r w:rsidR="00D62E91">
              <w:rPr>
                <w:noProof/>
                <w:webHidden/>
              </w:rPr>
            </w:r>
            <w:r w:rsidR="00D62E91">
              <w:rPr>
                <w:noProof/>
                <w:webHidden/>
              </w:rPr>
              <w:fldChar w:fldCharType="separate"/>
            </w:r>
            <w:r w:rsidR="00D62E91">
              <w:rPr>
                <w:noProof/>
                <w:webHidden/>
              </w:rPr>
              <w:t>17</w:t>
            </w:r>
            <w:r w:rsidR="00D62E91">
              <w:rPr>
                <w:noProof/>
                <w:webHidden/>
              </w:rPr>
              <w:fldChar w:fldCharType="end"/>
            </w:r>
          </w:hyperlink>
        </w:p>
        <w:p w14:paraId="41FFC134" w14:textId="1F9A3D39" w:rsidR="00D62E91" w:rsidRDefault="002D3C33">
          <w:pPr>
            <w:pStyle w:val="TOC3"/>
            <w:tabs>
              <w:tab w:val="left" w:pos="880"/>
              <w:tab w:val="right" w:leader="dot" w:pos="9016"/>
            </w:tabs>
            <w:rPr>
              <w:rFonts w:eastAsiaTheme="minorEastAsia"/>
              <w:noProof/>
              <w:lang w:eastAsia="en-ZA"/>
            </w:rPr>
          </w:pPr>
          <w:hyperlink w:anchor="_Toc195708200" w:history="1">
            <w:r w:rsidR="00D62E91" w:rsidRPr="007D70F1">
              <w:rPr>
                <w:rStyle w:val="Hyperlink"/>
                <w:rFonts w:ascii="Symbol" w:hAnsi="Symbol"/>
                <w:noProof/>
              </w:rPr>
              <w:t></w:t>
            </w:r>
            <w:r w:rsidR="00D62E91">
              <w:rPr>
                <w:rFonts w:eastAsiaTheme="minorEastAsia"/>
                <w:noProof/>
                <w:lang w:eastAsia="en-ZA"/>
              </w:rPr>
              <w:tab/>
            </w:r>
            <w:r w:rsidR="00D62E91" w:rsidRPr="007D70F1">
              <w:rPr>
                <w:rStyle w:val="Hyperlink"/>
                <w:noProof/>
              </w:rPr>
              <w:t>Dedicated Server Hosting</w:t>
            </w:r>
            <w:r w:rsidR="00D62E91">
              <w:rPr>
                <w:noProof/>
                <w:webHidden/>
              </w:rPr>
              <w:tab/>
            </w:r>
            <w:r w:rsidR="00D62E91">
              <w:rPr>
                <w:noProof/>
                <w:webHidden/>
              </w:rPr>
              <w:fldChar w:fldCharType="begin"/>
            </w:r>
            <w:r w:rsidR="00D62E91">
              <w:rPr>
                <w:noProof/>
                <w:webHidden/>
              </w:rPr>
              <w:instrText xml:space="preserve"> PAGEREF _Toc195708200 \h </w:instrText>
            </w:r>
            <w:r w:rsidR="00D62E91">
              <w:rPr>
                <w:noProof/>
                <w:webHidden/>
              </w:rPr>
            </w:r>
            <w:r w:rsidR="00D62E91">
              <w:rPr>
                <w:noProof/>
                <w:webHidden/>
              </w:rPr>
              <w:fldChar w:fldCharType="separate"/>
            </w:r>
            <w:r w:rsidR="00D62E91">
              <w:rPr>
                <w:noProof/>
                <w:webHidden/>
              </w:rPr>
              <w:t>17</w:t>
            </w:r>
            <w:r w:rsidR="00D62E91">
              <w:rPr>
                <w:noProof/>
                <w:webHidden/>
              </w:rPr>
              <w:fldChar w:fldCharType="end"/>
            </w:r>
          </w:hyperlink>
        </w:p>
        <w:p w14:paraId="0BA3BEE3" w14:textId="3DF3F912" w:rsidR="00D62E91" w:rsidRDefault="002D3C33">
          <w:pPr>
            <w:pStyle w:val="TOC3"/>
            <w:tabs>
              <w:tab w:val="left" w:pos="880"/>
              <w:tab w:val="right" w:leader="dot" w:pos="9016"/>
            </w:tabs>
            <w:rPr>
              <w:rFonts w:eastAsiaTheme="minorEastAsia"/>
              <w:noProof/>
              <w:lang w:eastAsia="en-ZA"/>
            </w:rPr>
          </w:pPr>
          <w:hyperlink w:anchor="_Toc195708201" w:history="1">
            <w:r w:rsidR="00D62E91" w:rsidRPr="007D70F1">
              <w:rPr>
                <w:rStyle w:val="Hyperlink"/>
                <w:rFonts w:ascii="Symbol" w:hAnsi="Symbol"/>
                <w:noProof/>
              </w:rPr>
              <w:t></w:t>
            </w:r>
            <w:r w:rsidR="00D62E91">
              <w:rPr>
                <w:rFonts w:eastAsiaTheme="minorEastAsia"/>
                <w:noProof/>
                <w:lang w:eastAsia="en-ZA"/>
              </w:rPr>
              <w:tab/>
            </w:r>
            <w:r w:rsidR="00D62E91" w:rsidRPr="007D70F1">
              <w:rPr>
                <w:rStyle w:val="Hyperlink"/>
                <w:noProof/>
              </w:rPr>
              <w:t>Server Management</w:t>
            </w:r>
            <w:r w:rsidR="00D62E91">
              <w:rPr>
                <w:noProof/>
                <w:webHidden/>
              </w:rPr>
              <w:tab/>
            </w:r>
            <w:r w:rsidR="00D62E91">
              <w:rPr>
                <w:noProof/>
                <w:webHidden/>
              </w:rPr>
              <w:fldChar w:fldCharType="begin"/>
            </w:r>
            <w:r w:rsidR="00D62E91">
              <w:rPr>
                <w:noProof/>
                <w:webHidden/>
              </w:rPr>
              <w:instrText xml:space="preserve"> PAGEREF _Toc195708201 \h </w:instrText>
            </w:r>
            <w:r w:rsidR="00D62E91">
              <w:rPr>
                <w:noProof/>
                <w:webHidden/>
              </w:rPr>
            </w:r>
            <w:r w:rsidR="00D62E91">
              <w:rPr>
                <w:noProof/>
                <w:webHidden/>
              </w:rPr>
              <w:fldChar w:fldCharType="separate"/>
            </w:r>
            <w:r w:rsidR="00D62E91">
              <w:rPr>
                <w:noProof/>
                <w:webHidden/>
              </w:rPr>
              <w:t>18</w:t>
            </w:r>
            <w:r w:rsidR="00D62E91">
              <w:rPr>
                <w:noProof/>
                <w:webHidden/>
              </w:rPr>
              <w:fldChar w:fldCharType="end"/>
            </w:r>
          </w:hyperlink>
        </w:p>
        <w:p w14:paraId="23DEB986" w14:textId="313B7D34" w:rsidR="00D62E91" w:rsidRDefault="002D3C33">
          <w:pPr>
            <w:pStyle w:val="TOC3"/>
            <w:tabs>
              <w:tab w:val="left" w:pos="880"/>
              <w:tab w:val="right" w:leader="dot" w:pos="9016"/>
            </w:tabs>
            <w:rPr>
              <w:rFonts w:eastAsiaTheme="minorEastAsia"/>
              <w:noProof/>
              <w:lang w:eastAsia="en-ZA"/>
            </w:rPr>
          </w:pPr>
          <w:hyperlink w:anchor="_Toc195708202" w:history="1">
            <w:r w:rsidR="00D62E91" w:rsidRPr="007D70F1">
              <w:rPr>
                <w:rStyle w:val="Hyperlink"/>
                <w:rFonts w:ascii="Symbol" w:hAnsi="Symbol"/>
                <w:noProof/>
              </w:rPr>
              <w:t></w:t>
            </w:r>
            <w:r w:rsidR="00D62E91">
              <w:rPr>
                <w:rFonts w:eastAsiaTheme="minorEastAsia"/>
                <w:noProof/>
                <w:lang w:eastAsia="en-ZA"/>
              </w:rPr>
              <w:tab/>
            </w:r>
            <w:r w:rsidR="00D62E91" w:rsidRPr="007D70F1">
              <w:rPr>
                <w:rStyle w:val="Hyperlink"/>
                <w:noProof/>
              </w:rPr>
              <w:t>Server Monitoring (24/7) and Support</w:t>
            </w:r>
            <w:r w:rsidR="00D62E91">
              <w:rPr>
                <w:noProof/>
                <w:webHidden/>
              </w:rPr>
              <w:tab/>
            </w:r>
            <w:r w:rsidR="00D62E91">
              <w:rPr>
                <w:noProof/>
                <w:webHidden/>
              </w:rPr>
              <w:fldChar w:fldCharType="begin"/>
            </w:r>
            <w:r w:rsidR="00D62E91">
              <w:rPr>
                <w:noProof/>
                <w:webHidden/>
              </w:rPr>
              <w:instrText xml:space="preserve"> PAGEREF _Toc195708202 \h </w:instrText>
            </w:r>
            <w:r w:rsidR="00D62E91">
              <w:rPr>
                <w:noProof/>
                <w:webHidden/>
              </w:rPr>
            </w:r>
            <w:r w:rsidR="00D62E91">
              <w:rPr>
                <w:noProof/>
                <w:webHidden/>
              </w:rPr>
              <w:fldChar w:fldCharType="separate"/>
            </w:r>
            <w:r w:rsidR="00D62E91">
              <w:rPr>
                <w:noProof/>
                <w:webHidden/>
              </w:rPr>
              <w:t>18</w:t>
            </w:r>
            <w:r w:rsidR="00D62E91">
              <w:rPr>
                <w:noProof/>
                <w:webHidden/>
              </w:rPr>
              <w:fldChar w:fldCharType="end"/>
            </w:r>
          </w:hyperlink>
        </w:p>
        <w:p w14:paraId="327FFFDB" w14:textId="5CE68C1A" w:rsidR="00D62E91" w:rsidRDefault="002D3C33">
          <w:pPr>
            <w:pStyle w:val="TOC3"/>
            <w:tabs>
              <w:tab w:val="left" w:pos="880"/>
              <w:tab w:val="right" w:leader="dot" w:pos="9016"/>
            </w:tabs>
            <w:rPr>
              <w:rFonts w:eastAsiaTheme="minorEastAsia"/>
              <w:noProof/>
              <w:lang w:eastAsia="en-ZA"/>
            </w:rPr>
          </w:pPr>
          <w:hyperlink w:anchor="_Toc195708203" w:history="1">
            <w:r w:rsidR="00D62E91" w:rsidRPr="007D70F1">
              <w:rPr>
                <w:rStyle w:val="Hyperlink"/>
                <w:rFonts w:ascii="Symbol" w:hAnsi="Symbol"/>
                <w:noProof/>
              </w:rPr>
              <w:t></w:t>
            </w:r>
            <w:r w:rsidR="00D62E91">
              <w:rPr>
                <w:rFonts w:eastAsiaTheme="minorEastAsia"/>
                <w:noProof/>
                <w:lang w:eastAsia="en-ZA"/>
              </w:rPr>
              <w:tab/>
            </w:r>
            <w:r w:rsidR="00D62E91" w:rsidRPr="007D70F1">
              <w:rPr>
                <w:rStyle w:val="Hyperlink"/>
                <w:noProof/>
              </w:rPr>
              <w:t>Microsoft Server Licencing</w:t>
            </w:r>
            <w:r w:rsidR="00D62E91">
              <w:rPr>
                <w:noProof/>
                <w:webHidden/>
              </w:rPr>
              <w:tab/>
            </w:r>
            <w:r w:rsidR="00D62E91">
              <w:rPr>
                <w:noProof/>
                <w:webHidden/>
              </w:rPr>
              <w:fldChar w:fldCharType="begin"/>
            </w:r>
            <w:r w:rsidR="00D62E91">
              <w:rPr>
                <w:noProof/>
                <w:webHidden/>
              </w:rPr>
              <w:instrText xml:space="preserve"> PAGEREF _Toc195708203 \h </w:instrText>
            </w:r>
            <w:r w:rsidR="00D62E91">
              <w:rPr>
                <w:noProof/>
                <w:webHidden/>
              </w:rPr>
            </w:r>
            <w:r w:rsidR="00D62E91">
              <w:rPr>
                <w:noProof/>
                <w:webHidden/>
              </w:rPr>
              <w:fldChar w:fldCharType="separate"/>
            </w:r>
            <w:r w:rsidR="00D62E91">
              <w:rPr>
                <w:noProof/>
                <w:webHidden/>
              </w:rPr>
              <w:t>18</w:t>
            </w:r>
            <w:r w:rsidR="00D62E91">
              <w:rPr>
                <w:noProof/>
                <w:webHidden/>
              </w:rPr>
              <w:fldChar w:fldCharType="end"/>
            </w:r>
          </w:hyperlink>
        </w:p>
        <w:p w14:paraId="7387348B" w14:textId="3C44B1B0" w:rsidR="00D62E91" w:rsidRDefault="002D3C33">
          <w:pPr>
            <w:pStyle w:val="TOC3"/>
            <w:tabs>
              <w:tab w:val="left" w:pos="880"/>
              <w:tab w:val="right" w:leader="dot" w:pos="9016"/>
            </w:tabs>
            <w:rPr>
              <w:rFonts w:eastAsiaTheme="minorEastAsia"/>
              <w:noProof/>
              <w:lang w:eastAsia="en-ZA"/>
            </w:rPr>
          </w:pPr>
          <w:hyperlink w:anchor="_Toc195708204" w:history="1">
            <w:r w:rsidR="00D62E91" w:rsidRPr="007D70F1">
              <w:rPr>
                <w:rStyle w:val="Hyperlink"/>
                <w:rFonts w:ascii="Symbol" w:hAnsi="Symbol"/>
                <w:noProof/>
              </w:rPr>
              <w:t></w:t>
            </w:r>
            <w:r w:rsidR="00D62E91">
              <w:rPr>
                <w:rFonts w:eastAsiaTheme="minorEastAsia"/>
                <w:noProof/>
                <w:lang w:eastAsia="en-ZA"/>
              </w:rPr>
              <w:tab/>
            </w:r>
            <w:r w:rsidR="00D62E91" w:rsidRPr="007D70F1">
              <w:rPr>
                <w:rStyle w:val="Hyperlink"/>
                <w:noProof/>
              </w:rPr>
              <w:t>Primary Data Replication (24-hour Cycle)</w:t>
            </w:r>
            <w:r w:rsidR="00D62E91">
              <w:rPr>
                <w:noProof/>
                <w:webHidden/>
              </w:rPr>
              <w:tab/>
            </w:r>
            <w:r w:rsidR="00D62E91">
              <w:rPr>
                <w:noProof/>
                <w:webHidden/>
              </w:rPr>
              <w:fldChar w:fldCharType="begin"/>
            </w:r>
            <w:r w:rsidR="00D62E91">
              <w:rPr>
                <w:noProof/>
                <w:webHidden/>
              </w:rPr>
              <w:instrText xml:space="preserve"> PAGEREF _Toc195708204 \h </w:instrText>
            </w:r>
            <w:r w:rsidR="00D62E91">
              <w:rPr>
                <w:noProof/>
                <w:webHidden/>
              </w:rPr>
            </w:r>
            <w:r w:rsidR="00D62E91">
              <w:rPr>
                <w:noProof/>
                <w:webHidden/>
              </w:rPr>
              <w:fldChar w:fldCharType="separate"/>
            </w:r>
            <w:r w:rsidR="00D62E91">
              <w:rPr>
                <w:noProof/>
                <w:webHidden/>
              </w:rPr>
              <w:t>18</w:t>
            </w:r>
            <w:r w:rsidR="00D62E91">
              <w:rPr>
                <w:noProof/>
                <w:webHidden/>
              </w:rPr>
              <w:fldChar w:fldCharType="end"/>
            </w:r>
          </w:hyperlink>
        </w:p>
        <w:p w14:paraId="24F7BD59" w14:textId="27750A84" w:rsidR="00D62E91" w:rsidRDefault="002D3C33">
          <w:pPr>
            <w:pStyle w:val="TOC3"/>
            <w:tabs>
              <w:tab w:val="left" w:pos="880"/>
              <w:tab w:val="right" w:leader="dot" w:pos="9016"/>
            </w:tabs>
            <w:rPr>
              <w:rFonts w:eastAsiaTheme="minorEastAsia"/>
              <w:noProof/>
              <w:lang w:eastAsia="en-ZA"/>
            </w:rPr>
          </w:pPr>
          <w:hyperlink w:anchor="_Toc195708205" w:history="1">
            <w:r w:rsidR="00D62E91" w:rsidRPr="007D70F1">
              <w:rPr>
                <w:rStyle w:val="Hyperlink"/>
                <w:rFonts w:ascii="Symbol" w:hAnsi="Symbol"/>
                <w:noProof/>
              </w:rPr>
              <w:t></w:t>
            </w:r>
            <w:r w:rsidR="00D62E91">
              <w:rPr>
                <w:rFonts w:eastAsiaTheme="minorEastAsia"/>
                <w:noProof/>
                <w:lang w:eastAsia="en-ZA"/>
              </w:rPr>
              <w:tab/>
            </w:r>
            <w:r w:rsidR="00D62E91" w:rsidRPr="007D70F1">
              <w:rPr>
                <w:rStyle w:val="Hyperlink"/>
                <w:noProof/>
              </w:rPr>
              <w:t>Data Backup and Retention</w:t>
            </w:r>
            <w:r w:rsidR="00D62E91">
              <w:rPr>
                <w:noProof/>
                <w:webHidden/>
              </w:rPr>
              <w:tab/>
            </w:r>
            <w:r w:rsidR="00D62E91">
              <w:rPr>
                <w:noProof/>
                <w:webHidden/>
              </w:rPr>
              <w:fldChar w:fldCharType="begin"/>
            </w:r>
            <w:r w:rsidR="00D62E91">
              <w:rPr>
                <w:noProof/>
                <w:webHidden/>
              </w:rPr>
              <w:instrText xml:space="preserve"> PAGEREF _Toc195708205 \h </w:instrText>
            </w:r>
            <w:r w:rsidR="00D62E91">
              <w:rPr>
                <w:noProof/>
                <w:webHidden/>
              </w:rPr>
            </w:r>
            <w:r w:rsidR="00D62E91">
              <w:rPr>
                <w:noProof/>
                <w:webHidden/>
              </w:rPr>
              <w:fldChar w:fldCharType="separate"/>
            </w:r>
            <w:r w:rsidR="00D62E91">
              <w:rPr>
                <w:noProof/>
                <w:webHidden/>
              </w:rPr>
              <w:t>18</w:t>
            </w:r>
            <w:r w:rsidR="00D62E91">
              <w:rPr>
                <w:noProof/>
                <w:webHidden/>
              </w:rPr>
              <w:fldChar w:fldCharType="end"/>
            </w:r>
          </w:hyperlink>
        </w:p>
        <w:p w14:paraId="4F27B4C1" w14:textId="44700AE6" w:rsidR="00D62E91" w:rsidRDefault="002D3C33">
          <w:pPr>
            <w:pStyle w:val="TOC3"/>
            <w:tabs>
              <w:tab w:val="left" w:pos="880"/>
              <w:tab w:val="right" w:leader="dot" w:pos="9016"/>
            </w:tabs>
            <w:rPr>
              <w:rFonts w:eastAsiaTheme="minorEastAsia"/>
              <w:noProof/>
              <w:lang w:eastAsia="en-ZA"/>
            </w:rPr>
          </w:pPr>
          <w:hyperlink w:anchor="_Toc195708206" w:history="1">
            <w:r w:rsidR="00D62E91" w:rsidRPr="007D70F1">
              <w:rPr>
                <w:rStyle w:val="Hyperlink"/>
                <w:rFonts w:ascii="Symbol" w:hAnsi="Symbol"/>
                <w:noProof/>
              </w:rPr>
              <w:t></w:t>
            </w:r>
            <w:r w:rsidR="00D62E91">
              <w:rPr>
                <w:rFonts w:eastAsiaTheme="minorEastAsia"/>
                <w:noProof/>
                <w:lang w:eastAsia="en-ZA"/>
              </w:rPr>
              <w:tab/>
            </w:r>
            <w:r w:rsidR="00D62E91" w:rsidRPr="007D70F1">
              <w:rPr>
                <w:rStyle w:val="Hyperlink"/>
                <w:noProof/>
              </w:rPr>
              <w:t>End-Point Protection – Servers (SentinelOne)</w:t>
            </w:r>
            <w:r w:rsidR="00D62E91">
              <w:rPr>
                <w:noProof/>
                <w:webHidden/>
              </w:rPr>
              <w:tab/>
            </w:r>
            <w:r w:rsidR="00D62E91">
              <w:rPr>
                <w:noProof/>
                <w:webHidden/>
              </w:rPr>
              <w:fldChar w:fldCharType="begin"/>
            </w:r>
            <w:r w:rsidR="00D62E91">
              <w:rPr>
                <w:noProof/>
                <w:webHidden/>
              </w:rPr>
              <w:instrText xml:space="preserve"> PAGEREF _Toc195708206 \h </w:instrText>
            </w:r>
            <w:r w:rsidR="00D62E91">
              <w:rPr>
                <w:noProof/>
                <w:webHidden/>
              </w:rPr>
            </w:r>
            <w:r w:rsidR="00D62E91">
              <w:rPr>
                <w:noProof/>
                <w:webHidden/>
              </w:rPr>
              <w:fldChar w:fldCharType="separate"/>
            </w:r>
            <w:r w:rsidR="00D62E91">
              <w:rPr>
                <w:noProof/>
                <w:webHidden/>
              </w:rPr>
              <w:t>18</w:t>
            </w:r>
            <w:r w:rsidR="00D62E91">
              <w:rPr>
                <w:noProof/>
                <w:webHidden/>
              </w:rPr>
              <w:fldChar w:fldCharType="end"/>
            </w:r>
          </w:hyperlink>
        </w:p>
        <w:p w14:paraId="414E3D82" w14:textId="1E31D2C2" w:rsidR="00D62E91" w:rsidRDefault="002D3C33">
          <w:pPr>
            <w:pStyle w:val="TOC3"/>
            <w:tabs>
              <w:tab w:val="left" w:pos="880"/>
              <w:tab w:val="right" w:leader="dot" w:pos="9016"/>
            </w:tabs>
            <w:rPr>
              <w:rFonts w:eastAsiaTheme="minorEastAsia"/>
              <w:noProof/>
              <w:lang w:eastAsia="en-ZA"/>
            </w:rPr>
          </w:pPr>
          <w:hyperlink w:anchor="_Toc195708207" w:history="1">
            <w:r w:rsidR="00D62E91" w:rsidRPr="007D70F1">
              <w:rPr>
                <w:rStyle w:val="Hyperlink"/>
                <w:rFonts w:ascii="Symbol" w:hAnsi="Symbol"/>
                <w:noProof/>
              </w:rPr>
              <w:t></w:t>
            </w:r>
            <w:r w:rsidR="00D62E91">
              <w:rPr>
                <w:rFonts w:eastAsiaTheme="minorEastAsia"/>
                <w:noProof/>
                <w:lang w:eastAsia="en-ZA"/>
              </w:rPr>
              <w:tab/>
            </w:r>
            <w:r w:rsidR="00D62E91" w:rsidRPr="007D70F1">
              <w:rPr>
                <w:rStyle w:val="Hyperlink"/>
                <w:noProof/>
              </w:rPr>
              <w:t>Firewall Management</w:t>
            </w:r>
            <w:r w:rsidR="00D62E91">
              <w:rPr>
                <w:noProof/>
                <w:webHidden/>
              </w:rPr>
              <w:tab/>
            </w:r>
            <w:r w:rsidR="00D62E91">
              <w:rPr>
                <w:noProof/>
                <w:webHidden/>
              </w:rPr>
              <w:fldChar w:fldCharType="begin"/>
            </w:r>
            <w:r w:rsidR="00D62E91">
              <w:rPr>
                <w:noProof/>
                <w:webHidden/>
              </w:rPr>
              <w:instrText xml:space="preserve"> PAGEREF _Toc195708207 \h </w:instrText>
            </w:r>
            <w:r w:rsidR="00D62E91">
              <w:rPr>
                <w:noProof/>
                <w:webHidden/>
              </w:rPr>
            </w:r>
            <w:r w:rsidR="00D62E91">
              <w:rPr>
                <w:noProof/>
                <w:webHidden/>
              </w:rPr>
              <w:fldChar w:fldCharType="separate"/>
            </w:r>
            <w:r w:rsidR="00D62E91">
              <w:rPr>
                <w:noProof/>
                <w:webHidden/>
              </w:rPr>
              <w:t>18</w:t>
            </w:r>
            <w:r w:rsidR="00D62E91">
              <w:rPr>
                <w:noProof/>
                <w:webHidden/>
              </w:rPr>
              <w:fldChar w:fldCharType="end"/>
            </w:r>
          </w:hyperlink>
        </w:p>
        <w:p w14:paraId="719A858E" w14:textId="69BBA233" w:rsidR="00D62E91" w:rsidRDefault="002D3C33">
          <w:pPr>
            <w:pStyle w:val="TOC3"/>
            <w:tabs>
              <w:tab w:val="left" w:pos="880"/>
              <w:tab w:val="right" w:leader="dot" w:pos="9016"/>
            </w:tabs>
            <w:rPr>
              <w:rFonts w:eastAsiaTheme="minorEastAsia"/>
              <w:noProof/>
              <w:lang w:eastAsia="en-ZA"/>
            </w:rPr>
          </w:pPr>
          <w:hyperlink w:anchor="_Toc195708208" w:history="1">
            <w:r w:rsidR="00D62E91" w:rsidRPr="007D70F1">
              <w:rPr>
                <w:rStyle w:val="Hyperlink"/>
                <w:rFonts w:ascii="Symbol" w:hAnsi="Symbol"/>
                <w:noProof/>
              </w:rPr>
              <w:t></w:t>
            </w:r>
            <w:r w:rsidR="00D62E91">
              <w:rPr>
                <w:rFonts w:eastAsiaTheme="minorEastAsia"/>
                <w:noProof/>
                <w:lang w:eastAsia="en-ZA"/>
              </w:rPr>
              <w:tab/>
            </w:r>
            <w:r w:rsidR="00D62E91" w:rsidRPr="007D70F1">
              <w:rPr>
                <w:rStyle w:val="Hyperlink"/>
                <w:noProof/>
              </w:rPr>
              <w:t>VPN Access Configuration</w:t>
            </w:r>
            <w:r w:rsidR="00D62E91">
              <w:rPr>
                <w:noProof/>
                <w:webHidden/>
              </w:rPr>
              <w:tab/>
            </w:r>
            <w:r w:rsidR="00D62E91">
              <w:rPr>
                <w:noProof/>
                <w:webHidden/>
              </w:rPr>
              <w:fldChar w:fldCharType="begin"/>
            </w:r>
            <w:r w:rsidR="00D62E91">
              <w:rPr>
                <w:noProof/>
                <w:webHidden/>
              </w:rPr>
              <w:instrText xml:space="preserve"> PAGEREF _Toc195708208 \h </w:instrText>
            </w:r>
            <w:r w:rsidR="00D62E91">
              <w:rPr>
                <w:noProof/>
                <w:webHidden/>
              </w:rPr>
            </w:r>
            <w:r w:rsidR="00D62E91">
              <w:rPr>
                <w:noProof/>
                <w:webHidden/>
              </w:rPr>
              <w:fldChar w:fldCharType="separate"/>
            </w:r>
            <w:r w:rsidR="00D62E91">
              <w:rPr>
                <w:noProof/>
                <w:webHidden/>
              </w:rPr>
              <w:t>18</w:t>
            </w:r>
            <w:r w:rsidR="00D62E91">
              <w:rPr>
                <w:noProof/>
                <w:webHidden/>
              </w:rPr>
              <w:fldChar w:fldCharType="end"/>
            </w:r>
          </w:hyperlink>
        </w:p>
        <w:p w14:paraId="500296EA" w14:textId="331D3EB2" w:rsidR="00D62E91" w:rsidRDefault="002D3C33">
          <w:pPr>
            <w:pStyle w:val="TOC3"/>
            <w:tabs>
              <w:tab w:val="left" w:pos="880"/>
              <w:tab w:val="right" w:leader="dot" w:pos="9016"/>
            </w:tabs>
            <w:rPr>
              <w:rFonts w:eastAsiaTheme="minorEastAsia"/>
              <w:noProof/>
              <w:lang w:eastAsia="en-ZA"/>
            </w:rPr>
          </w:pPr>
          <w:hyperlink w:anchor="_Toc195708209" w:history="1">
            <w:r w:rsidR="00D62E91" w:rsidRPr="007D70F1">
              <w:rPr>
                <w:rStyle w:val="Hyperlink"/>
                <w:rFonts w:ascii="Symbol" w:hAnsi="Symbol"/>
                <w:noProof/>
              </w:rPr>
              <w:t></w:t>
            </w:r>
            <w:r w:rsidR="00D62E91">
              <w:rPr>
                <w:rFonts w:eastAsiaTheme="minorEastAsia"/>
                <w:noProof/>
                <w:lang w:eastAsia="en-ZA"/>
              </w:rPr>
              <w:tab/>
            </w:r>
            <w:r w:rsidR="00D62E91" w:rsidRPr="007D70F1">
              <w:rPr>
                <w:rStyle w:val="Hyperlink"/>
                <w:noProof/>
              </w:rPr>
              <w:t>SDWAN (Software-Defined Wide Area Network)</w:t>
            </w:r>
            <w:r w:rsidR="00D62E91">
              <w:rPr>
                <w:noProof/>
                <w:webHidden/>
              </w:rPr>
              <w:tab/>
            </w:r>
            <w:r w:rsidR="00D62E91">
              <w:rPr>
                <w:noProof/>
                <w:webHidden/>
              </w:rPr>
              <w:fldChar w:fldCharType="begin"/>
            </w:r>
            <w:r w:rsidR="00D62E91">
              <w:rPr>
                <w:noProof/>
                <w:webHidden/>
              </w:rPr>
              <w:instrText xml:space="preserve"> PAGEREF _Toc195708209 \h </w:instrText>
            </w:r>
            <w:r w:rsidR="00D62E91">
              <w:rPr>
                <w:noProof/>
                <w:webHidden/>
              </w:rPr>
            </w:r>
            <w:r w:rsidR="00D62E91">
              <w:rPr>
                <w:noProof/>
                <w:webHidden/>
              </w:rPr>
              <w:fldChar w:fldCharType="separate"/>
            </w:r>
            <w:r w:rsidR="00D62E91">
              <w:rPr>
                <w:noProof/>
                <w:webHidden/>
              </w:rPr>
              <w:t>19</w:t>
            </w:r>
            <w:r w:rsidR="00D62E91">
              <w:rPr>
                <w:noProof/>
                <w:webHidden/>
              </w:rPr>
              <w:fldChar w:fldCharType="end"/>
            </w:r>
          </w:hyperlink>
        </w:p>
        <w:p w14:paraId="0E647271" w14:textId="4F823E65" w:rsidR="00D62E91" w:rsidRDefault="002D3C33">
          <w:pPr>
            <w:pStyle w:val="TOC3"/>
            <w:tabs>
              <w:tab w:val="left" w:pos="880"/>
              <w:tab w:val="right" w:leader="dot" w:pos="9016"/>
            </w:tabs>
            <w:rPr>
              <w:rFonts w:eastAsiaTheme="minorEastAsia"/>
              <w:noProof/>
              <w:lang w:eastAsia="en-ZA"/>
            </w:rPr>
          </w:pPr>
          <w:hyperlink w:anchor="_Toc195708210" w:history="1">
            <w:r w:rsidR="00D62E91" w:rsidRPr="007D70F1">
              <w:rPr>
                <w:rStyle w:val="Hyperlink"/>
                <w:rFonts w:ascii="Symbol" w:hAnsi="Symbol"/>
                <w:noProof/>
              </w:rPr>
              <w:t></w:t>
            </w:r>
            <w:r w:rsidR="00D62E91">
              <w:rPr>
                <w:rFonts w:eastAsiaTheme="minorEastAsia"/>
                <w:noProof/>
                <w:lang w:eastAsia="en-ZA"/>
              </w:rPr>
              <w:tab/>
            </w:r>
            <w:r w:rsidR="00D62E91" w:rsidRPr="007D70F1">
              <w:rPr>
                <w:rStyle w:val="Hyperlink"/>
                <w:noProof/>
              </w:rPr>
              <w:t>End- Point Protection – Desktops (Emsisoft)</w:t>
            </w:r>
            <w:r w:rsidR="00D62E91">
              <w:rPr>
                <w:noProof/>
                <w:webHidden/>
              </w:rPr>
              <w:tab/>
            </w:r>
            <w:r w:rsidR="00D62E91">
              <w:rPr>
                <w:noProof/>
                <w:webHidden/>
              </w:rPr>
              <w:fldChar w:fldCharType="begin"/>
            </w:r>
            <w:r w:rsidR="00D62E91">
              <w:rPr>
                <w:noProof/>
                <w:webHidden/>
              </w:rPr>
              <w:instrText xml:space="preserve"> PAGEREF _Toc195708210 \h </w:instrText>
            </w:r>
            <w:r w:rsidR="00D62E91">
              <w:rPr>
                <w:noProof/>
                <w:webHidden/>
              </w:rPr>
            </w:r>
            <w:r w:rsidR="00D62E91">
              <w:rPr>
                <w:noProof/>
                <w:webHidden/>
              </w:rPr>
              <w:fldChar w:fldCharType="separate"/>
            </w:r>
            <w:r w:rsidR="00D62E91">
              <w:rPr>
                <w:noProof/>
                <w:webHidden/>
              </w:rPr>
              <w:t>19</w:t>
            </w:r>
            <w:r w:rsidR="00D62E91">
              <w:rPr>
                <w:noProof/>
                <w:webHidden/>
              </w:rPr>
              <w:fldChar w:fldCharType="end"/>
            </w:r>
          </w:hyperlink>
        </w:p>
        <w:p w14:paraId="3E870DF3" w14:textId="1F970140" w:rsidR="00D62E91" w:rsidRDefault="002D3C33">
          <w:pPr>
            <w:pStyle w:val="TOC3"/>
            <w:tabs>
              <w:tab w:val="left" w:pos="880"/>
              <w:tab w:val="right" w:leader="dot" w:pos="9016"/>
            </w:tabs>
            <w:rPr>
              <w:rFonts w:eastAsiaTheme="minorEastAsia"/>
              <w:noProof/>
              <w:lang w:eastAsia="en-ZA"/>
            </w:rPr>
          </w:pPr>
          <w:hyperlink w:anchor="_Toc195708211" w:history="1">
            <w:r w:rsidR="00D62E91" w:rsidRPr="007D70F1">
              <w:rPr>
                <w:rStyle w:val="Hyperlink"/>
                <w:rFonts w:ascii="Symbol" w:hAnsi="Symbol"/>
                <w:noProof/>
              </w:rPr>
              <w:t></w:t>
            </w:r>
            <w:r w:rsidR="00D62E91">
              <w:rPr>
                <w:rFonts w:eastAsiaTheme="minorEastAsia"/>
                <w:noProof/>
                <w:lang w:eastAsia="en-ZA"/>
              </w:rPr>
              <w:tab/>
            </w:r>
            <w:r w:rsidR="00D62E91" w:rsidRPr="007D70F1">
              <w:rPr>
                <w:rStyle w:val="Hyperlink"/>
                <w:noProof/>
              </w:rPr>
              <w:t>Exchange Email Services</w:t>
            </w:r>
            <w:r w:rsidR="00D62E91">
              <w:rPr>
                <w:noProof/>
                <w:webHidden/>
              </w:rPr>
              <w:tab/>
            </w:r>
            <w:r w:rsidR="00D62E91">
              <w:rPr>
                <w:noProof/>
                <w:webHidden/>
              </w:rPr>
              <w:fldChar w:fldCharType="begin"/>
            </w:r>
            <w:r w:rsidR="00D62E91">
              <w:rPr>
                <w:noProof/>
                <w:webHidden/>
              </w:rPr>
              <w:instrText xml:space="preserve"> PAGEREF _Toc195708211 \h </w:instrText>
            </w:r>
            <w:r w:rsidR="00D62E91">
              <w:rPr>
                <w:noProof/>
                <w:webHidden/>
              </w:rPr>
            </w:r>
            <w:r w:rsidR="00D62E91">
              <w:rPr>
                <w:noProof/>
                <w:webHidden/>
              </w:rPr>
              <w:fldChar w:fldCharType="separate"/>
            </w:r>
            <w:r w:rsidR="00D62E91">
              <w:rPr>
                <w:noProof/>
                <w:webHidden/>
              </w:rPr>
              <w:t>19</w:t>
            </w:r>
            <w:r w:rsidR="00D62E91">
              <w:rPr>
                <w:noProof/>
                <w:webHidden/>
              </w:rPr>
              <w:fldChar w:fldCharType="end"/>
            </w:r>
          </w:hyperlink>
        </w:p>
        <w:p w14:paraId="5E2F0642" w14:textId="680228AE" w:rsidR="00D62E91" w:rsidRDefault="002D3C33">
          <w:pPr>
            <w:pStyle w:val="TOC3"/>
            <w:tabs>
              <w:tab w:val="left" w:pos="880"/>
              <w:tab w:val="right" w:leader="dot" w:pos="9016"/>
            </w:tabs>
            <w:rPr>
              <w:rFonts w:eastAsiaTheme="minorEastAsia"/>
              <w:noProof/>
              <w:lang w:eastAsia="en-ZA"/>
            </w:rPr>
          </w:pPr>
          <w:hyperlink w:anchor="_Toc195708212" w:history="1">
            <w:r w:rsidR="00D62E91" w:rsidRPr="007D70F1">
              <w:rPr>
                <w:rStyle w:val="Hyperlink"/>
                <w:rFonts w:ascii="Symbol" w:hAnsi="Symbol"/>
                <w:noProof/>
              </w:rPr>
              <w:t></w:t>
            </w:r>
            <w:r w:rsidR="00D62E91">
              <w:rPr>
                <w:rFonts w:eastAsiaTheme="minorEastAsia"/>
                <w:noProof/>
                <w:lang w:eastAsia="en-ZA"/>
              </w:rPr>
              <w:tab/>
            </w:r>
            <w:r w:rsidR="00D62E91" w:rsidRPr="007D70F1">
              <w:rPr>
                <w:rStyle w:val="Hyperlink"/>
                <w:noProof/>
              </w:rPr>
              <w:t>Microsoft Office 365 Business Standard Licencing</w:t>
            </w:r>
            <w:r w:rsidR="00D62E91">
              <w:rPr>
                <w:noProof/>
                <w:webHidden/>
              </w:rPr>
              <w:tab/>
            </w:r>
            <w:r w:rsidR="00D62E91">
              <w:rPr>
                <w:noProof/>
                <w:webHidden/>
              </w:rPr>
              <w:fldChar w:fldCharType="begin"/>
            </w:r>
            <w:r w:rsidR="00D62E91">
              <w:rPr>
                <w:noProof/>
                <w:webHidden/>
              </w:rPr>
              <w:instrText xml:space="preserve"> PAGEREF _Toc195708212 \h </w:instrText>
            </w:r>
            <w:r w:rsidR="00D62E91">
              <w:rPr>
                <w:noProof/>
                <w:webHidden/>
              </w:rPr>
            </w:r>
            <w:r w:rsidR="00D62E91">
              <w:rPr>
                <w:noProof/>
                <w:webHidden/>
              </w:rPr>
              <w:fldChar w:fldCharType="separate"/>
            </w:r>
            <w:r w:rsidR="00D62E91">
              <w:rPr>
                <w:noProof/>
                <w:webHidden/>
              </w:rPr>
              <w:t>19</w:t>
            </w:r>
            <w:r w:rsidR="00D62E91">
              <w:rPr>
                <w:noProof/>
                <w:webHidden/>
              </w:rPr>
              <w:fldChar w:fldCharType="end"/>
            </w:r>
          </w:hyperlink>
        </w:p>
        <w:p w14:paraId="4D0FE9CB" w14:textId="1505C14F" w:rsidR="00D62E91" w:rsidRDefault="002D3C33">
          <w:pPr>
            <w:pStyle w:val="TOC3"/>
            <w:tabs>
              <w:tab w:val="left" w:pos="880"/>
              <w:tab w:val="right" w:leader="dot" w:pos="9016"/>
            </w:tabs>
            <w:rPr>
              <w:rFonts w:eastAsiaTheme="minorEastAsia"/>
              <w:noProof/>
              <w:lang w:eastAsia="en-ZA"/>
            </w:rPr>
          </w:pPr>
          <w:hyperlink w:anchor="_Toc195708213" w:history="1">
            <w:r w:rsidR="00D62E91" w:rsidRPr="007D70F1">
              <w:rPr>
                <w:rStyle w:val="Hyperlink"/>
                <w:rFonts w:ascii="Symbol" w:hAnsi="Symbol"/>
                <w:noProof/>
              </w:rPr>
              <w:t></w:t>
            </w:r>
            <w:r w:rsidR="00D62E91">
              <w:rPr>
                <w:rFonts w:eastAsiaTheme="minorEastAsia"/>
                <w:noProof/>
                <w:lang w:eastAsia="en-ZA"/>
              </w:rPr>
              <w:tab/>
            </w:r>
            <w:r w:rsidR="00D62E91" w:rsidRPr="007D70F1">
              <w:rPr>
                <w:rStyle w:val="Hyperlink"/>
                <w:noProof/>
              </w:rPr>
              <w:t>Synology Cloud Share Services</w:t>
            </w:r>
            <w:r w:rsidR="00D62E91">
              <w:rPr>
                <w:noProof/>
                <w:webHidden/>
              </w:rPr>
              <w:tab/>
            </w:r>
            <w:r w:rsidR="00D62E91">
              <w:rPr>
                <w:noProof/>
                <w:webHidden/>
              </w:rPr>
              <w:fldChar w:fldCharType="begin"/>
            </w:r>
            <w:r w:rsidR="00D62E91">
              <w:rPr>
                <w:noProof/>
                <w:webHidden/>
              </w:rPr>
              <w:instrText xml:space="preserve"> PAGEREF _Toc195708213 \h </w:instrText>
            </w:r>
            <w:r w:rsidR="00D62E91">
              <w:rPr>
                <w:noProof/>
                <w:webHidden/>
              </w:rPr>
            </w:r>
            <w:r w:rsidR="00D62E91">
              <w:rPr>
                <w:noProof/>
                <w:webHidden/>
              </w:rPr>
              <w:fldChar w:fldCharType="separate"/>
            </w:r>
            <w:r w:rsidR="00D62E91">
              <w:rPr>
                <w:noProof/>
                <w:webHidden/>
              </w:rPr>
              <w:t>19</w:t>
            </w:r>
            <w:r w:rsidR="00D62E91">
              <w:rPr>
                <w:noProof/>
                <w:webHidden/>
              </w:rPr>
              <w:fldChar w:fldCharType="end"/>
            </w:r>
          </w:hyperlink>
        </w:p>
        <w:p w14:paraId="7688E616" w14:textId="19D5C0F2" w:rsidR="00D62E91" w:rsidRDefault="002D3C33">
          <w:pPr>
            <w:pStyle w:val="TOC2"/>
            <w:tabs>
              <w:tab w:val="left" w:pos="880"/>
              <w:tab w:val="right" w:leader="dot" w:pos="9016"/>
            </w:tabs>
            <w:rPr>
              <w:rFonts w:eastAsiaTheme="minorEastAsia"/>
              <w:noProof/>
              <w:lang w:eastAsia="en-ZA"/>
            </w:rPr>
          </w:pPr>
          <w:hyperlink w:anchor="_Toc195708214" w:history="1">
            <w:r w:rsidR="00D62E91" w:rsidRPr="007D70F1">
              <w:rPr>
                <w:rStyle w:val="Hyperlink"/>
                <w:noProof/>
              </w:rPr>
              <w:t>17.2</w:t>
            </w:r>
            <w:r w:rsidR="00D62E91">
              <w:rPr>
                <w:rFonts w:eastAsiaTheme="minorEastAsia"/>
                <w:noProof/>
                <w:lang w:eastAsia="en-ZA"/>
              </w:rPr>
              <w:tab/>
            </w:r>
            <w:r w:rsidR="00D62E91" w:rsidRPr="007D70F1">
              <w:rPr>
                <w:rStyle w:val="Hyperlink"/>
                <w:noProof/>
              </w:rPr>
              <w:t>SCHEDULE B – SERVICE AVAILABILITY</w:t>
            </w:r>
            <w:r w:rsidR="00D62E91">
              <w:rPr>
                <w:noProof/>
                <w:webHidden/>
              </w:rPr>
              <w:tab/>
            </w:r>
            <w:r w:rsidR="00D62E91">
              <w:rPr>
                <w:noProof/>
                <w:webHidden/>
              </w:rPr>
              <w:fldChar w:fldCharType="begin"/>
            </w:r>
            <w:r w:rsidR="00D62E91">
              <w:rPr>
                <w:noProof/>
                <w:webHidden/>
              </w:rPr>
              <w:instrText xml:space="preserve"> PAGEREF _Toc195708214 \h </w:instrText>
            </w:r>
            <w:r w:rsidR="00D62E91">
              <w:rPr>
                <w:noProof/>
                <w:webHidden/>
              </w:rPr>
            </w:r>
            <w:r w:rsidR="00D62E91">
              <w:rPr>
                <w:noProof/>
                <w:webHidden/>
              </w:rPr>
              <w:fldChar w:fldCharType="separate"/>
            </w:r>
            <w:r w:rsidR="00D62E91">
              <w:rPr>
                <w:noProof/>
                <w:webHidden/>
              </w:rPr>
              <w:t>19</w:t>
            </w:r>
            <w:r w:rsidR="00D62E91">
              <w:rPr>
                <w:noProof/>
                <w:webHidden/>
              </w:rPr>
              <w:fldChar w:fldCharType="end"/>
            </w:r>
          </w:hyperlink>
        </w:p>
        <w:p w14:paraId="7CEFD5EC" w14:textId="4ABAD2E7" w:rsidR="00D62E91" w:rsidRDefault="002D3C33">
          <w:pPr>
            <w:pStyle w:val="TOC3"/>
            <w:tabs>
              <w:tab w:val="left" w:pos="1320"/>
              <w:tab w:val="right" w:leader="dot" w:pos="9016"/>
            </w:tabs>
            <w:rPr>
              <w:rFonts w:eastAsiaTheme="minorEastAsia"/>
              <w:noProof/>
              <w:lang w:eastAsia="en-ZA"/>
            </w:rPr>
          </w:pPr>
          <w:hyperlink w:anchor="_Toc195708215" w:history="1">
            <w:r w:rsidR="00D62E91" w:rsidRPr="007D70F1">
              <w:rPr>
                <w:rStyle w:val="Hyperlink"/>
                <w:noProof/>
              </w:rPr>
              <w:t>17.2.1</w:t>
            </w:r>
            <w:r w:rsidR="00D62E91">
              <w:rPr>
                <w:rFonts w:eastAsiaTheme="minorEastAsia"/>
                <w:noProof/>
                <w:lang w:eastAsia="en-ZA"/>
              </w:rPr>
              <w:tab/>
            </w:r>
            <w:r w:rsidR="00D62E91" w:rsidRPr="007D70F1">
              <w:rPr>
                <w:rStyle w:val="Hyperlink"/>
                <w:noProof/>
              </w:rPr>
              <w:t>Support</w:t>
            </w:r>
            <w:r w:rsidR="00D62E91">
              <w:rPr>
                <w:noProof/>
                <w:webHidden/>
              </w:rPr>
              <w:tab/>
            </w:r>
            <w:r w:rsidR="00D62E91">
              <w:rPr>
                <w:noProof/>
                <w:webHidden/>
              </w:rPr>
              <w:fldChar w:fldCharType="begin"/>
            </w:r>
            <w:r w:rsidR="00D62E91">
              <w:rPr>
                <w:noProof/>
                <w:webHidden/>
              </w:rPr>
              <w:instrText xml:space="preserve"> PAGEREF _Toc195708215 \h </w:instrText>
            </w:r>
            <w:r w:rsidR="00D62E91">
              <w:rPr>
                <w:noProof/>
                <w:webHidden/>
              </w:rPr>
            </w:r>
            <w:r w:rsidR="00D62E91">
              <w:rPr>
                <w:noProof/>
                <w:webHidden/>
              </w:rPr>
              <w:fldChar w:fldCharType="separate"/>
            </w:r>
            <w:r w:rsidR="00D62E91">
              <w:rPr>
                <w:noProof/>
                <w:webHidden/>
              </w:rPr>
              <w:t>19</w:t>
            </w:r>
            <w:r w:rsidR="00D62E91">
              <w:rPr>
                <w:noProof/>
                <w:webHidden/>
              </w:rPr>
              <w:fldChar w:fldCharType="end"/>
            </w:r>
          </w:hyperlink>
        </w:p>
        <w:p w14:paraId="17EEA95C" w14:textId="01A13793" w:rsidR="00D62E91" w:rsidRDefault="002D3C33">
          <w:pPr>
            <w:pStyle w:val="TOC2"/>
            <w:tabs>
              <w:tab w:val="left" w:pos="880"/>
              <w:tab w:val="right" w:leader="dot" w:pos="9016"/>
            </w:tabs>
            <w:rPr>
              <w:rFonts w:eastAsiaTheme="minorEastAsia"/>
              <w:noProof/>
              <w:lang w:eastAsia="en-ZA"/>
            </w:rPr>
          </w:pPr>
          <w:hyperlink w:anchor="_Toc195708216" w:history="1">
            <w:r w:rsidR="00D62E91" w:rsidRPr="007D70F1">
              <w:rPr>
                <w:rStyle w:val="Hyperlink"/>
                <w:noProof/>
              </w:rPr>
              <w:t>17.3</w:t>
            </w:r>
            <w:r w:rsidR="00D62E91">
              <w:rPr>
                <w:rFonts w:eastAsiaTheme="minorEastAsia"/>
                <w:noProof/>
                <w:lang w:eastAsia="en-ZA"/>
              </w:rPr>
              <w:tab/>
            </w:r>
            <w:r w:rsidR="00D62E91" w:rsidRPr="007D70F1">
              <w:rPr>
                <w:rStyle w:val="Hyperlink"/>
                <w:noProof/>
              </w:rPr>
              <w:t>SCHEDULE C – PLACE OF DELIVERY</w:t>
            </w:r>
            <w:r w:rsidR="00D62E91">
              <w:rPr>
                <w:noProof/>
                <w:webHidden/>
              </w:rPr>
              <w:tab/>
            </w:r>
            <w:r w:rsidR="00D62E91">
              <w:rPr>
                <w:noProof/>
                <w:webHidden/>
              </w:rPr>
              <w:fldChar w:fldCharType="begin"/>
            </w:r>
            <w:r w:rsidR="00D62E91">
              <w:rPr>
                <w:noProof/>
                <w:webHidden/>
              </w:rPr>
              <w:instrText xml:space="preserve"> PAGEREF _Toc195708216 \h </w:instrText>
            </w:r>
            <w:r w:rsidR="00D62E91">
              <w:rPr>
                <w:noProof/>
                <w:webHidden/>
              </w:rPr>
            </w:r>
            <w:r w:rsidR="00D62E91">
              <w:rPr>
                <w:noProof/>
                <w:webHidden/>
              </w:rPr>
              <w:fldChar w:fldCharType="separate"/>
            </w:r>
            <w:r w:rsidR="00D62E91">
              <w:rPr>
                <w:noProof/>
                <w:webHidden/>
              </w:rPr>
              <w:t>19</w:t>
            </w:r>
            <w:r w:rsidR="00D62E91">
              <w:rPr>
                <w:noProof/>
                <w:webHidden/>
              </w:rPr>
              <w:fldChar w:fldCharType="end"/>
            </w:r>
          </w:hyperlink>
        </w:p>
        <w:p w14:paraId="39E3F42E" w14:textId="01BACA65" w:rsidR="00D62E91" w:rsidRDefault="002D3C33">
          <w:pPr>
            <w:pStyle w:val="TOC3"/>
            <w:tabs>
              <w:tab w:val="left" w:pos="1320"/>
              <w:tab w:val="right" w:leader="dot" w:pos="9016"/>
            </w:tabs>
            <w:rPr>
              <w:rFonts w:eastAsiaTheme="minorEastAsia"/>
              <w:noProof/>
              <w:lang w:eastAsia="en-ZA"/>
            </w:rPr>
          </w:pPr>
          <w:hyperlink w:anchor="_Toc195708217" w:history="1">
            <w:r w:rsidR="00D62E91" w:rsidRPr="007D70F1">
              <w:rPr>
                <w:rStyle w:val="Hyperlink"/>
                <w:noProof/>
              </w:rPr>
              <w:t>17.3.1</w:t>
            </w:r>
            <w:r w:rsidR="00D62E91">
              <w:rPr>
                <w:rFonts w:eastAsiaTheme="minorEastAsia"/>
                <w:noProof/>
                <w:lang w:eastAsia="en-ZA"/>
              </w:rPr>
              <w:tab/>
            </w:r>
            <w:r w:rsidR="00D62E91" w:rsidRPr="007D70F1">
              <w:rPr>
                <w:rStyle w:val="Hyperlink"/>
                <w:noProof/>
              </w:rPr>
              <w:t>Hosting Centre - Primary</w:t>
            </w:r>
            <w:r w:rsidR="00D62E91">
              <w:rPr>
                <w:noProof/>
                <w:webHidden/>
              </w:rPr>
              <w:tab/>
            </w:r>
            <w:r w:rsidR="00D62E91">
              <w:rPr>
                <w:noProof/>
                <w:webHidden/>
              </w:rPr>
              <w:fldChar w:fldCharType="begin"/>
            </w:r>
            <w:r w:rsidR="00D62E91">
              <w:rPr>
                <w:noProof/>
                <w:webHidden/>
              </w:rPr>
              <w:instrText xml:space="preserve"> PAGEREF _Toc195708217 \h </w:instrText>
            </w:r>
            <w:r w:rsidR="00D62E91">
              <w:rPr>
                <w:noProof/>
                <w:webHidden/>
              </w:rPr>
            </w:r>
            <w:r w:rsidR="00D62E91">
              <w:rPr>
                <w:noProof/>
                <w:webHidden/>
              </w:rPr>
              <w:fldChar w:fldCharType="separate"/>
            </w:r>
            <w:r w:rsidR="00D62E91">
              <w:rPr>
                <w:noProof/>
                <w:webHidden/>
              </w:rPr>
              <w:t>20</w:t>
            </w:r>
            <w:r w:rsidR="00D62E91">
              <w:rPr>
                <w:noProof/>
                <w:webHidden/>
              </w:rPr>
              <w:fldChar w:fldCharType="end"/>
            </w:r>
          </w:hyperlink>
        </w:p>
        <w:p w14:paraId="791B66AB" w14:textId="4C1C9814" w:rsidR="00D62E91" w:rsidRDefault="002D3C33">
          <w:pPr>
            <w:pStyle w:val="TOC3"/>
            <w:tabs>
              <w:tab w:val="left" w:pos="1320"/>
              <w:tab w:val="right" w:leader="dot" w:pos="9016"/>
            </w:tabs>
            <w:rPr>
              <w:rFonts w:eastAsiaTheme="minorEastAsia"/>
              <w:noProof/>
              <w:lang w:eastAsia="en-ZA"/>
            </w:rPr>
          </w:pPr>
          <w:hyperlink w:anchor="_Toc195708218" w:history="1">
            <w:r w:rsidR="00D62E91" w:rsidRPr="007D70F1">
              <w:rPr>
                <w:rStyle w:val="Hyperlink"/>
                <w:noProof/>
              </w:rPr>
              <w:t>17.3.2</w:t>
            </w:r>
            <w:r w:rsidR="00D62E91">
              <w:rPr>
                <w:rFonts w:eastAsiaTheme="minorEastAsia"/>
                <w:noProof/>
                <w:lang w:eastAsia="en-ZA"/>
              </w:rPr>
              <w:tab/>
            </w:r>
            <w:r w:rsidR="00D62E91" w:rsidRPr="007D70F1">
              <w:rPr>
                <w:rStyle w:val="Hyperlink"/>
                <w:noProof/>
              </w:rPr>
              <w:t>Hosting Centre – Backup</w:t>
            </w:r>
            <w:r w:rsidR="00D62E91">
              <w:rPr>
                <w:noProof/>
                <w:webHidden/>
              </w:rPr>
              <w:tab/>
            </w:r>
            <w:r w:rsidR="00D62E91">
              <w:rPr>
                <w:noProof/>
                <w:webHidden/>
              </w:rPr>
              <w:fldChar w:fldCharType="begin"/>
            </w:r>
            <w:r w:rsidR="00D62E91">
              <w:rPr>
                <w:noProof/>
                <w:webHidden/>
              </w:rPr>
              <w:instrText xml:space="preserve"> PAGEREF _Toc195708218 \h </w:instrText>
            </w:r>
            <w:r w:rsidR="00D62E91">
              <w:rPr>
                <w:noProof/>
                <w:webHidden/>
              </w:rPr>
            </w:r>
            <w:r w:rsidR="00D62E91">
              <w:rPr>
                <w:noProof/>
                <w:webHidden/>
              </w:rPr>
              <w:fldChar w:fldCharType="separate"/>
            </w:r>
            <w:r w:rsidR="00D62E91">
              <w:rPr>
                <w:noProof/>
                <w:webHidden/>
              </w:rPr>
              <w:t>20</w:t>
            </w:r>
            <w:r w:rsidR="00D62E91">
              <w:rPr>
                <w:noProof/>
                <w:webHidden/>
              </w:rPr>
              <w:fldChar w:fldCharType="end"/>
            </w:r>
          </w:hyperlink>
        </w:p>
        <w:p w14:paraId="2B3EA5C8" w14:textId="3C2011EF" w:rsidR="00D62E91" w:rsidRDefault="002D3C33">
          <w:pPr>
            <w:pStyle w:val="TOC3"/>
            <w:tabs>
              <w:tab w:val="left" w:pos="1320"/>
              <w:tab w:val="right" w:leader="dot" w:pos="9016"/>
            </w:tabs>
            <w:rPr>
              <w:rFonts w:eastAsiaTheme="minorEastAsia"/>
              <w:noProof/>
              <w:lang w:eastAsia="en-ZA"/>
            </w:rPr>
          </w:pPr>
          <w:hyperlink w:anchor="_Toc195708219" w:history="1">
            <w:r w:rsidR="00D62E91" w:rsidRPr="007D70F1">
              <w:rPr>
                <w:rStyle w:val="Hyperlink"/>
                <w:noProof/>
              </w:rPr>
              <w:t>17.3.3</w:t>
            </w:r>
            <w:r w:rsidR="00D62E91">
              <w:rPr>
                <w:rFonts w:eastAsiaTheme="minorEastAsia"/>
                <w:noProof/>
                <w:lang w:eastAsia="en-ZA"/>
              </w:rPr>
              <w:tab/>
            </w:r>
            <w:r w:rsidR="00D62E91" w:rsidRPr="007D70F1">
              <w:rPr>
                <w:rStyle w:val="Hyperlink"/>
                <w:noProof/>
              </w:rPr>
              <w:t>Physical Address - Supplier</w:t>
            </w:r>
            <w:r w:rsidR="00D62E91">
              <w:rPr>
                <w:noProof/>
                <w:webHidden/>
              </w:rPr>
              <w:tab/>
            </w:r>
            <w:r w:rsidR="00D62E91">
              <w:rPr>
                <w:noProof/>
                <w:webHidden/>
              </w:rPr>
              <w:fldChar w:fldCharType="begin"/>
            </w:r>
            <w:r w:rsidR="00D62E91">
              <w:rPr>
                <w:noProof/>
                <w:webHidden/>
              </w:rPr>
              <w:instrText xml:space="preserve"> PAGEREF _Toc195708219 \h </w:instrText>
            </w:r>
            <w:r w:rsidR="00D62E91">
              <w:rPr>
                <w:noProof/>
                <w:webHidden/>
              </w:rPr>
            </w:r>
            <w:r w:rsidR="00D62E91">
              <w:rPr>
                <w:noProof/>
                <w:webHidden/>
              </w:rPr>
              <w:fldChar w:fldCharType="separate"/>
            </w:r>
            <w:r w:rsidR="00D62E91">
              <w:rPr>
                <w:noProof/>
                <w:webHidden/>
              </w:rPr>
              <w:t>20</w:t>
            </w:r>
            <w:r w:rsidR="00D62E91">
              <w:rPr>
                <w:noProof/>
                <w:webHidden/>
              </w:rPr>
              <w:fldChar w:fldCharType="end"/>
            </w:r>
          </w:hyperlink>
        </w:p>
        <w:p w14:paraId="1D6AC6A5" w14:textId="55C44F98" w:rsidR="00D62E91" w:rsidRDefault="002D3C33">
          <w:pPr>
            <w:pStyle w:val="TOC2"/>
            <w:tabs>
              <w:tab w:val="left" w:pos="880"/>
              <w:tab w:val="right" w:leader="dot" w:pos="9016"/>
            </w:tabs>
            <w:rPr>
              <w:rFonts w:eastAsiaTheme="minorEastAsia"/>
              <w:noProof/>
              <w:lang w:eastAsia="en-ZA"/>
            </w:rPr>
          </w:pPr>
          <w:hyperlink w:anchor="_Toc195708220" w:history="1">
            <w:r w:rsidR="00D62E91" w:rsidRPr="007D70F1">
              <w:rPr>
                <w:rStyle w:val="Hyperlink"/>
                <w:noProof/>
              </w:rPr>
              <w:t>17.4</w:t>
            </w:r>
            <w:r w:rsidR="00D62E91">
              <w:rPr>
                <w:rFonts w:eastAsiaTheme="minorEastAsia"/>
                <w:noProof/>
                <w:lang w:eastAsia="en-ZA"/>
              </w:rPr>
              <w:tab/>
            </w:r>
            <w:r w:rsidR="00D62E91" w:rsidRPr="007D70F1">
              <w:rPr>
                <w:rStyle w:val="Hyperlink"/>
                <w:noProof/>
              </w:rPr>
              <w:t>SCHEDULE D – CHANGE CONTROL PROCEDURES</w:t>
            </w:r>
            <w:r w:rsidR="00D62E91">
              <w:rPr>
                <w:noProof/>
                <w:webHidden/>
              </w:rPr>
              <w:tab/>
            </w:r>
            <w:r w:rsidR="00D62E91">
              <w:rPr>
                <w:noProof/>
                <w:webHidden/>
              </w:rPr>
              <w:fldChar w:fldCharType="begin"/>
            </w:r>
            <w:r w:rsidR="00D62E91">
              <w:rPr>
                <w:noProof/>
                <w:webHidden/>
              </w:rPr>
              <w:instrText xml:space="preserve"> PAGEREF _Toc195708220 \h </w:instrText>
            </w:r>
            <w:r w:rsidR="00D62E91">
              <w:rPr>
                <w:noProof/>
                <w:webHidden/>
              </w:rPr>
            </w:r>
            <w:r w:rsidR="00D62E91">
              <w:rPr>
                <w:noProof/>
                <w:webHidden/>
              </w:rPr>
              <w:fldChar w:fldCharType="separate"/>
            </w:r>
            <w:r w:rsidR="00D62E91">
              <w:rPr>
                <w:noProof/>
                <w:webHidden/>
              </w:rPr>
              <w:t>20</w:t>
            </w:r>
            <w:r w:rsidR="00D62E91">
              <w:rPr>
                <w:noProof/>
                <w:webHidden/>
              </w:rPr>
              <w:fldChar w:fldCharType="end"/>
            </w:r>
          </w:hyperlink>
        </w:p>
        <w:p w14:paraId="24536B61" w14:textId="30348346" w:rsidR="00D62E91" w:rsidRDefault="002D3C33">
          <w:pPr>
            <w:pStyle w:val="TOC3"/>
            <w:tabs>
              <w:tab w:val="left" w:pos="1320"/>
              <w:tab w:val="right" w:leader="dot" w:pos="9016"/>
            </w:tabs>
            <w:rPr>
              <w:rFonts w:eastAsiaTheme="minorEastAsia"/>
              <w:noProof/>
              <w:lang w:eastAsia="en-ZA"/>
            </w:rPr>
          </w:pPr>
          <w:hyperlink w:anchor="_Toc195708221" w:history="1">
            <w:r w:rsidR="00D62E91" w:rsidRPr="007D70F1">
              <w:rPr>
                <w:rStyle w:val="Hyperlink"/>
                <w:noProof/>
              </w:rPr>
              <w:t>17.4.1</w:t>
            </w:r>
            <w:r w:rsidR="00D62E91">
              <w:rPr>
                <w:rFonts w:eastAsiaTheme="minorEastAsia"/>
                <w:noProof/>
                <w:lang w:eastAsia="en-ZA"/>
              </w:rPr>
              <w:tab/>
            </w:r>
            <w:r w:rsidR="00D62E91" w:rsidRPr="007D70F1">
              <w:rPr>
                <w:rStyle w:val="Hyperlink"/>
                <w:noProof/>
              </w:rPr>
              <w:t>Operational Changes</w:t>
            </w:r>
            <w:r w:rsidR="00D62E91">
              <w:rPr>
                <w:noProof/>
                <w:webHidden/>
              </w:rPr>
              <w:tab/>
            </w:r>
            <w:r w:rsidR="00D62E91">
              <w:rPr>
                <w:noProof/>
                <w:webHidden/>
              </w:rPr>
              <w:fldChar w:fldCharType="begin"/>
            </w:r>
            <w:r w:rsidR="00D62E91">
              <w:rPr>
                <w:noProof/>
                <w:webHidden/>
              </w:rPr>
              <w:instrText xml:space="preserve"> PAGEREF _Toc195708221 \h </w:instrText>
            </w:r>
            <w:r w:rsidR="00D62E91">
              <w:rPr>
                <w:noProof/>
                <w:webHidden/>
              </w:rPr>
            </w:r>
            <w:r w:rsidR="00D62E91">
              <w:rPr>
                <w:noProof/>
                <w:webHidden/>
              </w:rPr>
              <w:fldChar w:fldCharType="separate"/>
            </w:r>
            <w:r w:rsidR="00D62E91">
              <w:rPr>
                <w:noProof/>
                <w:webHidden/>
              </w:rPr>
              <w:t>20</w:t>
            </w:r>
            <w:r w:rsidR="00D62E91">
              <w:rPr>
                <w:noProof/>
                <w:webHidden/>
              </w:rPr>
              <w:fldChar w:fldCharType="end"/>
            </w:r>
          </w:hyperlink>
        </w:p>
        <w:p w14:paraId="2F4B2DFF" w14:textId="72431A25" w:rsidR="00D62E91" w:rsidRDefault="002D3C33">
          <w:pPr>
            <w:pStyle w:val="TOC3"/>
            <w:tabs>
              <w:tab w:val="left" w:pos="1320"/>
              <w:tab w:val="right" w:leader="dot" w:pos="9016"/>
            </w:tabs>
            <w:rPr>
              <w:rFonts w:eastAsiaTheme="minorEastAsia"/>
              <w:noProof/>
              <w:lang w:eastAsia="en-ZA"/>
            </w:rPr>
          </w:pPr>
          <w:hyperlink w:anchor="_Toc195708222" w:history="1">
            <w:r w:rsidR="00D62E91" w:rsidRPr="007D70F1">
              <w:rPr>
                <w:rStyle w:val="Hyperlink"/>
                <w:noProof/>
              </w:rPr>
              <w:t>17.4.2</w:t>
            </w:r>
            <w:r w:rsidR="00D62E91">
              <w:rPr>
                <w:rFonts w:eastAsiaTheme="minorEastAsia"/>
                <w:noProof/>
                <w:lang w:eastAsia="en-ZA"/>
              </w:rPr>
              <w:tab/>
            </w:r>
            <w:r w:rsidR="00D62E91" w:rsidRPr="007D70F1">
              <w:rPr>
                <w:rStyle w:val="Hyperlink"/>
                <w:noProof/>
              </w:rPr>
              <w:t>Emergency System Changes</w:t>
            </w:r>
            <w:r w:rsidR="00D62E91">
              <w:rPr>
                <w:noProof/>
                <w:webHidden/>
              </w:rPr>
              <w:tab/>
            </w:r>
            <w:r w:rsidR="00D62E91">
              <w:rPr>
                <w:noProof/>
                <w:webHidden/>
              </w:rPr>
              <w:fldChar w:fldCharType="begin"/>
            </w:r>
            <w:r w:rsidR="00D62E91">
              <w:rPr>
                <w:noProof/>
                <w:webHidden/>
              </w:rPr>
              <w:instrText xml:space="preserve"> PAGEREF _Toc195708222 \h </w:instrText>
            </w:r>
            <w:r w:rsidR="00D62E91">
              <w:rPr>
                <w:noProof/>
                <w:webHidden/>
              </w:rPr>
            </w:r>
            <w:r w:rsidR="00D62E91">
              <w:rPr>
                <w:noProof/>
                <w:webHidden/>
              </w:rPr>
              <w:fldChar w:fldCharType="separate"/>
            </w:r>
            <w:r w:rsidR="00D62E91">
              <w:rPr>
                <w:noProof/>
                <w:webHidden/>
              </w:rPr>
              <w:t>20</w:t>
            </w:r>
            <w:r w:rsidR="00D62E91">
              <w:rPr>
                <w:noProof/>
                <w:webHidden/>
              </w:rPr>
              <w:fldChar w:fldCharType="end"/>
            </w:r>
          </w:hyperlink>
        </w:p>
        <w:p w14:paraId="72306D98" w14:textId="4FD236D3" w:rsidR="00D62E91" w:rsidRDefault="002D3C33">
          <w:pPr>
            <w:pStyle w:val="TOC3"/>
            <w:tabs>
              <w:tab w:val="right" w:leader="dot" w:pos="9016"/>
            </w:tabs>
            <w:rPr>
              <w:rFonts w:eastAsiaTheme="minorEastAsia"/>
              <w:noProof/>
              <w:lang w:eastAsia="en-ZA"/>
            </w:rPr>
          </w:pPr>
          <w:hyperlink w:anchor="_Toc195708223" w:history="1">
            <w:r w:rsidR="00D62E91" w:rsidRPr="007D70F1">
              <w:rPr>
                <w:rStyle w:val="Hyperlink"/>
                <w:noProof/>
              </w:rPr>
              <w:t>17.4.3 Incident Management Plan:</w:t>
            </w:r>
            <w:r w:rsidR="00D62E91">
              <w:rPr>
                <w:noProof/>
                <w:webHidden/>
              </w:rPr>
              <w:tab/>
            </w:r>
            <w:r w:rsidR="00D62E91">
              <w:rPr>
                <w:noProof/>
                <w:webHidden/>
              </w:rPr>
              <w:fldChar w:fldCharType="begin"/>
            </w:r>
            <w:r w:rsidR="00D62E91">
              <w:rPr>
                <w:noProof/>
                <w:webHidden/>
              </w:rPr>
              <w:instrText xml:space="preserve"> PAGEREF _Toc195708223 \h </w:instrText>
            </w:r>
            <w:r w:rsidR="00D62E91">
              <w:rPr>
                <w:noProof/>
                <w:webHidden/>
              </w:rPr>
            </w:r>
            <w:r w:rsidR="00D62E91">
              <w:rPr>
                <w:noProof/>
                <w:webHidden/>
              </w:rPr>
              <w:fldChar w:fldCharType="separate"/>
            </w:r>
            <w:r w:rsidR="00D62E91">
              <w:rPr>
                <w:noProof/>
                <w:webHidden/>
              </w:rPr>
              <w:t>21</w:t>
            </w:r>
            <w:r w:rsidR="00D62E91">
              <w:rPr>
                <w:noProof/>
                <w:webHidden/>
              </w:rPr>
              <w:fldChar w:fldCharType="end"/>
            </w:r>
          </w:hyperlink>
        </w:p>
        <w:p w14:paraId="46E957E1" w14:textId="21FF76FB" w:rsidR="00D62E91" w:rsidRDefault="002D3C33">
          <w:pPr>
            <w:pStyle w:val="TOC1"/>
            <w:rPr>
              <w:rFonts w:eastAsiaTheme="minorEastAsia"/>
              <w:b w:val="0"/>
              <w:lang w:eastAsia="en-ZA"/>
            </w:rPr>
          </w:pPr>
          <w:hyperlink w:anchor="_Toc195708224" w:history="1">
            <w:r w:rsidR="00D62E91" w:rsidRPr="007D70F1">
              <w:rPr>
                <w:rStyle w:val="Hyperlink"/>
                <w:rFonts w:ascii="Symbol" w:hAnsi="Symbol" w:cs="Arial"/>
              </w:rPr>
              <w:t></w:t>
            </w:r>
            <w:r w:rsidR="00D62E91">
              <w:rPr>
                <w:rFonts w:eastAsiaTheme="minorEastAsia"/>
                <w:b w:val="0"/>
                <w:lang w:eastAsia="en-ZA"/>
              </w:rPr>
              <w:tab/>
            </w:r>
            <w:r w:rsidR="00D62E91" w:rsidRPr="007D70F1">
              <w:rPr>
                <w:rStyle w:val="Hyperlink"/>
                <w:rFonts w:cs="Arial"/>
              </w:rPr>
              <w:t>Incident Categories:</w:t>
            </w:r>
            <w:r w:rsidR="00D62E91">
              <w:rPr>
                <w:webHidden/>
              </w:rPr>
              <w:tab/>
            </w:r>
            <w:r w:rsidR="00D62E91">
              <w:rPr>
                <w:webHidden/>
              </w:rPr>
              <w:fldChar w:fldCharType="begin"/>
            </w:r>
            <w:r w:rsidR="00D62E91">
              <w:rPr>
                <w:webHidden/>
              </w:rPr>
              <w:instrText xml:space="preserve"> PAGEREF _Toc195708224 \h </w:instrText>
            </w:r>
            <w:r w:rsidR="00D62E91">
              <w:rPr>
                <w:webHidden/>
              </w:rPr>
            </w:r>
            <w:r w:rsidR="00D62E91">
              <w:rPr>
                <w:webHidden/>
              </w:rPr>
              <w:fldChar w:fldCharType="separate"/>
            </w:r>
            <w:r w:rsidR="00D62E91">
              <w:rPr>
                <w:webHidden/>
              </w:rPr>
              <w:t>21</w:t>
            </w:r>
            <w:r w:rsidR="00D62E91">
              <w:rPr>
                <w:webHidden/>
              </w:rPr>
              <w:fldChar w:fldCharType="end"/>
            </w:r>
          </w:hyperlink>
        </w:p>
        <w:p w14:paraId="00DD2FBA" w14:textId="456EFDC8" w:rsidR="00D62E91" w:rsidRDefault="002D3C33">
          <w:pPr>
            <w:pStyle w:val="TOC2"/>
            <w:tabs>
              <w:tab w:val="right" w:leader="dot" w:pos="9016"/>
            </w:tabs>
            <w:rPr>
              <w:rFonts w:eastAsiaTheme="minorEastAsia"/>
              <w:noProof/>
              <w:lang w:eastAsia="en-ZA"/>
            </w:rPr>
          </w:pPr>
          <w:hyperlink w:anchor="_Toc195708225" w:history="1">
            <w:r w:rsidR="00D62E91" w:rsidRPr="007D70F1">
              <w:rPr>
                <w:rStyle w:val="Hyperlink"/>
                <w:rFonts w:cs="Arial"/>
                <w:b/>
                <w:noProof/>
              </w:rPr>
              <w:t>Step 1: Detection &amp; Logging</w:t>
            </w:r>
            <w:r w:rsidR="00D62E91">
              <w:rPr>
                <w:noProof/>
                <w:webHidden/>
              </w:rPr>
              <w:tab/>
            </w:r>
            <w:r w:rsidR="00D62E91">
              <w:rPr>
                <w:noProof/>
                <w:webHidden/>
              </w:rPr>
              <w:fldChar w:fldCharType="begin"/>
            </w:r>
            <w:r w:rsidR="00D62E91">
              <w:rPr>
                <w:noProof/>
                <w:webHidden/>
              </w:rPr>
              <w:instrText xml:space="preserve"> PAGEREF _Toc195708225 \h </w:instrText>
            </w:r>
            <w:r w:rsidR="00D62E91">
              <w:rPr>
                <w:noProof/>
                <w:webHidden/>
              </w:rPr>
            </w:r>
            <w:r w:rsidR="00D62E91">
              <w:rPr>
                <w:noProof/>
                <w:webHidden/>
              </w:rPr>
              <w:fldChar w:fldCharType="separate"/>
            </w:r>
            <w:r w:rsidR="00D62E91">
              <w:rPr>
                <w:noProof/>
                <w:webHidden/>
              </w:rPr>
              <w:t>21</w:t>
            </w:r>
            <w:r w:rsidR="00D62E91">
              <w:rPr>
                <w:noProof/>
                <w:webHidden/>
              </w:rPr>
              <w:fldChar w:fldCharType="end"/>
            </w:r>
          </w:hyperlink>
        </w:p>
        <w:p w14:paraId="407CB602" w14:textId="1974D060" w:rsidR="00D62E91" w:rsidRDefault="002D3C33">
          <w:pPr>
            <w:pStyle w:val="TOC2"/>
            <w:tabs>
              <w:tab w:val="right" w:leader="dot" w:pos="9016"/>
            </w:tabs>
            <w:rPr>
              <w:rFonts w:eastAsiaTheme="minorEastAsia"/>
              <w:noProof/>
              <w:lang w:eastAsia="en-ZA"/>
            </w:rPr>
          </w:pPr>
          <w:hyperlink w:anchor="_Toc195708226" w:history="1">
            <w:r w:rsidR="00D62E91" w:rsidRPr="007D70F1">
              <w:rPr>
                <w:rStyle w:val="Hyperlink"/>
                <w:rFonts w:cs="Arial"/>
                <w:b/>
                <w:noProof/>
              </w:rPr>
              <w:t>Step 2: Initial Triage &amp; Classification</w:t>
            </w:r>
            <w:r w:rsidR="00D62E91">
              <w:rPr>
                <w:noProof/>
                <w:webHidden/>
              </w:rPr>
              <w:tab/>
            </w:r>
            <w:r w:rsidR="00D62E91">
              <w:rPr>
                <w:noProof/>
                <w:webHidden/>
              </w:rPr>
              <w:fldChar w:fldCharType="begin"/>
            </w:r>
            <w:r w:rsidR="00D62E91">
              <w:rPr>
                <w:noProof/>
                <w:webHidden/>
              </w:rPr>
              <w:instrText xml:space="preserve"> PAGEREF _Toc195708226 \h </w:instrText>
            </w:r>
            <w:r w:rsidR="00D62E91">
              <w:rPr>
                <w:noProof/>
                <w:webHidden/>
              </w:rPr>
            </w:r>
            <w:r w:rsidR="00D62E91">
              <w:rPr>
                <w:noProof/>
                <w:webHidden/>
              </w:rPr>
              <w:fldChar w:fldCharType="separate"/>
            </w:r>
            <w:r w:rsidR="00D62E91">
              <w:rPr>
                <w:noProof/>
                <w:webHidden/>
              </w:rPr>
              <w:t>21</w:t>
            </w:r>
            <w:r w:rsidR="00D62E91">
              <w:rPr>
                <w:noProof/>
                <w:webHidden/>
              </w:rPr>
              <w:fldChar w:fldCharType="end"/>
            </w:r>
          </w:hyperlink>
        </w:p>
        <w:p w14:paraId="0B5F307D" w14:textId="25A2798F" w:rsidR="00D62E91" w:rsidRDefault="002D3C33">
          <w:pPr>
            <w:pStyle w:val="TOC2"/>
            <w:tabs>
              <w:tab w:val="right" w:leader="dot" w:pos="9016"/>
            </w:tabs>
            <w:rPr>
              <w:rFonts w:eastAsiaTheme="minorEastAsia"/>
              <w:noProof/>
              <w:lang w:eastAsia="en-ZA"/>
            </w:rPr>
          </w:pPr>
          <w:hyperlink w:anchor="_Toc195708227" w:history="1">
            <w:r w:rsidR="00D62E91" w:rsidRPr="007D70F1">
              <w:rPr>
                <w:rStyle w:val="Hyperlink"/>
                <w:rFonts w:cs="Arial"/>
                <w:b/>
                <w:noProof/>
              </w:rPr>
              <w:t>Step 3: Containment</w:t>
            </w:r>
            <w:r w:rsidR="00D62E91">
              <w:rPr>
                <w:noProof/>
                <w:webHidden/>
              </w:rPr>
              <w:tab/>
            </w:r>
            <w:r w:rsidR="00D62E91">
              <w:rPr>
                <w:noProof/>
                <w:webHidden/>
              </w:rPr>
              <w:fldChar w:fldCharType="begin"/>
            </w:r>
            <w:r w:rsidR="00D62E91">
              <w:rPr>
                <w:noProof/>
                <w:webHidden/>
              </w:rPr>
              <w:instrText xml:space="preserve"> PAGEREF _Toc195708227 \h </w:instrText>
            </w:r>
            <w:r w:rsidR="00D62E91">
              <w:rPr>
                <w:noProof/>
                <w:webHidden/>
              </w:rPr>
            </w:r>
            <w:r w:rsidR="00D62E91">
              <w:rPr>
                <w:noProof/>
                <w:webHidden/>
              </w:rPr>
              <w:fldChar w:fldCharType="separate"/>
            </w:r>
            <w:r w:rsidR="00D62E91">
              <w:rPr>
                <w:noProof/>
                <w:webHidden/>
              </w:rPr>
              <w:t>21</w:t>
            </w:r>
            <w:r w:rsidR="00D62E91">
              <w:rPr>
                <w:noProof/>
                <w:webHidden/>
              </w:rPr>
              <w:fldChar w:fldCharType="end"/>
            </w:r>
          </w:hyperlink>
        </w:p>
        <w:p w14:paraId="5DD3EE78" w14:textId="140F5509" w:rsidR="00D62E91" w:rsidRDefault="002D3C33">
          <w:pPr>
            <w:pStyle w:val="TOC2"/>
            <w:tabs>
              <w:tab w:val="right" w:leader="dot" w:pos="9016"/>
            </w:tabs>
            <w:rPr>
              <w:rFonts w:eastAsiaTheme="minorEastAsia"/>
              <w:noProof/>
              <w:lang w:eastAsia="en-ZA"/>
            </w:rPr>
          </w:pPr>
          <w:hyperlink w:anchor="_Toc195708228" w:history="1">
            <w:r w:rsidR="00D62E91" w:rsidRPr="007D70F1">
              <w:rPr>
                <w:rStyle w:val="Hyperlink"/>
                <w:rFonts w:cs="Arial"/>
                <w:b/>
                <w:noProof/>
              </w:rPr>
              <w:t>Step 4: Communication</w:t>
            </w:r>
            <w:r w:rsidR="00D62E91">
              <w:rPr>
                <w:noProof/>
                <w:webHidden/>
              </w:rPr>
              <w:tab/>
            </w:r>
            <w:r w:rsidR="00D62E91">
              <w:rPr>
                <w:noProof/>
                <w:webHidden/>
              </w:rPr>
              <w:fldChar w:fldCharType="begin"/>
            </w:r>
            <w:r w:rsidR="00D62E91">
              <w:rPr>
                <w:noProof/>
                <w:webHidden/>
              </w:rPr>
              <w:instrText xml:space="preserve"> PAGEREF _Toc195708228 \h </w:instrText>
            </w:r>
            <w:r w:rsidR="00D62E91">
              <w:rPr>
                <w:noProof/>
                <w:webHidden/>
              </w:rPr>
            </w:r>
            <w:r w:rsidR="00D62E91">
              <w:rPr>
                <w:noProof/>
                <w:webHidden/>
              </w:rPr>
              <w:fldChar w:fldCharType="separate"/>
            </w:r>
            <w:r w:rsidR="00D62E91">
              <w:rPr>
                <w:noProof/>
                <w:webHidden/>
              </w:rPr>
              <w:t>21</w:t>
            </w:r>
            <w:r w:rsidR="00D62E91">
              <w:rPr>
                <w:noProof/>
                <w:webHidden/>
              </w:rPr>
              <w:fldChar w:fldCharType="end"/>
            </w:r>
          </w:hyperlink>
        </w:p>
        <w:p w14:paraId="2670613D" w14:textId="4618CA04" w:rsidR="00D62E91" w:rsidRDefault="002D3C33">
          <w:pPr>
            <w:pStyle w:val="TOC2"/>
            <w:tabs>
              <w:tab w:val="right" w:leader="dot" w:pos="9016"/>
            </w:tabs>
            <w:rPr>
              <w:rFonts w:eastAsiaTheme="minorEastAsia"/>
              <w:noProof/>
              <w:lang w:eastAsia="en-ZA"/>
            </w:rPr>
          </w:pPr>
          <w:hyperlink w:anchor="_Toc195708229" w:history="1">
            <w:r w:rsidR="00D62E91" w:rsidRPr="007D70F1">
              <w:rPr>
                <w:rStyle w:val="Hyperlink"/>
                <w:rFonts w:cs="Arial"/>
                <w:b/>
                <w:noProof/>
              </w:rPr>
              <w:t>Step 5: Resolution</w:t>
            </w:r>
            <w:r w:rsidR="00D62E91">
              <w:rPr>
                <w:noProof/>
                <w:webHidden/>
              </w:rPr>
              <w:tab/>
            </w:r>
            <w:r w:rsidR="00D62E91">
              <w:rPr>
                <w:noProof/>
                <w:webHidden/>
              </w:rPr>
              <w:fldChar w:fldCharType="begin"/>
            </w:r>
            <w:r w:rsidR="00D62E91">
              <w:rPr>
                <w:noProof/>
                <w:webHidden/>
              </w:rPr>
              <w:instrText xml:space="preserve"> PAGEREF _Toc195708229 \h </w:instrText>
            </w:r>
            <w:r w:rsidR="00D62E91">
              <w:rPr>
                <w:noProof/>
                <w:webHidden/>
              </w:rPr>
            </w:r>
            <w:r w:rsidR="00D62E91">
              <w:rPr>
                <w:noProof/>
                <w:webHidden/>
              </w:rPr>
              <w:fldChar w:fldCharType="separate"/>
            </w:r>
            <w:r w:rsidR="00D62E91">
              <w:rPr>
                <w:noProof/>
                <w:webHidden/>
              </w:rPr>
              <w:t>21</w:t>
            </w:r>
            <w:r w:rsidR="00D62E91">
              <w:rPr>
                <w:noProof/>
                <w:webHidden/>
              </w:rPr>
              <w:fldChar w:fldCharType="end"/>
            </w:r>
          </w:hyperlink>
        </w:p>
        <w:p w14:paraId="404F2D5D" w14:textId="30C41663" w:rsidR="00D62E91" w:rsidRDefault="002D3C33">
          <w:pPr>
            <w:pStyle w:val="TOC2"/>
            <w:tabs>
              <w:tab w:val="right" w:leader="dot" w:pos="9016"/>
            </w:tabs>
            <w:rPr>
              <w:rFonts w:eastAsiaTheme="minorEastAsia"/>
              <w:noProof/>
              <w:lang w:eastAsia="en-ZA"/>
            </w:rPr>
          </w:pPr>
          <w:hyperlink w:anchor="_Toc195708230" w:history="1">
            <w:r w:rsidR="00D62E91" w:rsidRPr="007D70F1">
              <w:rPr>
                <w:rStyle w:val="Hyperlink"/>
                <w:rFonts w:cs="Arial"/>
                <w:b/>
                <w:noProof/>
              </w:rPr>
              <w:t>Step 6: Recovery</w:t>
            </w:r>
            <w:r w:rsidR="00D62E91">
              <w:rPr>
                <w:noProof/>
                <w:webHidden/>
              </w:rPr>
              <w:tab/>
            </w:r>
            <w:r w:rsidR="00D62E91">
              <w:rPr>
                <w:noProof/>
                <w:webHidden/>
              </w:rPr>
              <w:fldChar w:fldCharType="begin"/>
            </w:r>
            <w:r w:rsidR="00D62E91">
              <w:rPr>
                <w:noProof/>
                <w:webHidden/>
              </w:rPr>
              <w:instrText xml:space="preserve"> PAGEREF _Toc195708230 \h </w:instrText>
            </w:r>
            <w:r w:rsidR="00D62E91">
              <w:rPr>
                <w:noProof/>
                <w:webHidden/>
              </w:rPr>
            </w:r>
            <w:r w:rsidR="00D62E91">
              <w:rPr>
                <w:noProof/>
                <w:webHidden/>
              </w:rPr>
              <w:fldChar w:fldCharType="separate"/>
            </w:r>
            <w:r w:rsidR="00D62E91">
              <w:rPr>
                <w:noProof/>
                <w:webHidden/>
              </w:rPr>
              <w:t>22</w:t>
            </w:r>
            <w:r w:rsidR="00D62E91">
              <w:rPr>
                <w:noProof/>
                <w:webHidden/>
              </w:rPr>
              <w:fldChar w:fldCharType="end"/>
            </w:r>
          </w:hyperlink>
        </w:p>
        <w:p w14:paraId="388C1836" w14:textId="343B1DDB" w:rsidR="00D62E91" w:rsidRDefault="002D3C33">
          <w:pPr>
            <w:pStyle w:val="TOC2"/>
            <w:tabs>
              <w:tab w:val="right" w:leader="dot" w:pos="9016"/>
            </w:tabs>
            <w:rPr>
              <w:rFonts w:eastAsiaTheme="minorEastAsia"/>
              <w:noProof/>
              <w:lang w:eastAsia="en-ZA"/>
            </w:rPr>
          </w:pPr>
          <w:hyperlink w:anchor="_Toc195708231" w:history="1">
            <w:r w:rsidR="00D62E91" w:rsidRPr="007D70F1">
              <w:rPr>
                <w:rStyle w:val="Hyperlink"/>
                <w:rFonts w:cs="Arial"/>
                <w:b/>
                <w:noProof/>
              </w:rPr>
              <w:t>Step 7: Post-Incident Review (PIR)</w:t>
            </w:r>
            <w:r w:rsidR="00D62E91">
              <w:rPr>
                <w:noProof/>
                <w:webHidden/>
              </w:rPr>
              <w:tab/>
            </w:r>
            <w:r w:rsidR="00D62E91">
              <w:rPr>
                <w:noProof/>
                <w:webHidden/>
              </w:rPr>
              <w:fldChar w:fldCharType="begin"/>
            </w:r>
            <w:r w:rsidR="00D62E91">
              <w:rPr>
                <w:noProof/>
                <w:webHidden/>
              </w:rPr>
              <w:instrText xml:space="preserve"> PAGEREF _Toc195708231 \h </w:instrText>
            </w:r>
            <w:r w:rsidR="00D62E91">
              <w:rPr>
                <w:noProof/>
                <w:webHidden/>
              </w:rPr>
            </w:r>
            <w:r w:rsidR="00D62E91">
              <w:rPr>
                <w:noProof/>
                <w:webHidden/>
              </w:rPr>
              <w:fldChar w:fldCharType="separate"/>
            </w:r>
            <w:r w:rsidR="00D62E91">
              <w:rPr>
                <w:noProof/>
                <w:webHidden/>
              </w:rPr>
              <w:t>22</w:t>
            </w:r>
            <w:r w:rsidR="00D62E91">
              <w:rPr>
                <w:noProof/>
                <w:webHidden/>
              </w:rPr>
              <w:fldChar w:fldCharType="end"/>
            </w:r>
          </w:hyperlink>
        </w:p>
        <w:p w14:paraId="718997C5" w14:textId="000E2833" w:rsidR="00D62E91" w:rsidRDefault="002D3C33">
          <w:pPr>
            <w:pStyle w:val="TOC1"/>
            <w:rPr>
              <w:rFonts w:eastAsiaTheme="minorEastAsia"/>
              <w:b w:val="0"/>
              <w:lang w:eastAsia="en-ZA"/>
            </w:rPr>
          </w:pPr>
          <w:hyperlink w:anchor="_Toc195708232" w:history="1">
            <w:r w:rsidR="00D62E91" w:rsidRPr="007D70F1">
              <w:rPr>
                <w:rStyle w:val="Hyperlink"/>
                <w:rFonts w:ascii="Symbol" w:hAnsi="Symbol" w:cs="Arial"/>
              </w:rPr>
              <w:t></w:t>
            </w:r>
            <w:r w:rsidR="00D62E91">
              <w:rPr>
                <w:rFonts w:eastAsiaTheme="minorEastAsia"/>
                <w:b w:val="0"/>
                <w:lang w:eastAsia="en-ZA"/>
              </w:rPr>
              <w:tab/>
            </w:r>
            <w:r w:rsidR="00D62E91" w:rsidRPr="007D70F1">
              <w:rPr>
                <w:rStyle w:val="Hyperlink"/>
                <w:rFonts w:cs="Arial"/>
              </w:rPr>
              <w:t>Recovery Time Objectives (RTO) / Recovery Point Objectives (RPO):</w:t>
            </w:r>
            <w:r w:rsidR="00D62E91">
              <w:rPr>
                <w:webHidden/>
              </w:rPr>
              <w:tab/>
            </w:r>
            <w:r w:rsidR="00D62E91">
              <w:rPr>
                <w:webHidden/>
              </w:rPr>
              <w:fldChar w:fldCharType="begin"/>
            </w:r>
            <w:r w:rsidR="00D62E91">
              <w:rPr>
                <w:webHidden/>
              </w:rPr>
              <w:instrText xml:space="preserve"> PAGEREF _Toc195708232 \h </w:instrText>
            </w:r>
            <w:r w:rsidR="00D62E91">
              <w:rPr>
                <w:webHidden/>
              </w:rPr>
            </w:r>
            <w:r w:rsidR="00D62E91">
              <w:rPr>
                <w:webHidden/>
              </w:rPr>
              <w:fldChar w:fldCharType="separate"/>
            </w:r>
            <w:r w:rsidR="00D62E91">
              <w:rPr>
                <w:webHidden/>
              </w:rPr>
              <w:t>22</w:t>
            </w:r>
            <w:r w:rsidR="00D62E91">
              <w:rPr>
                <w:webHidden/>
              </w:rPr>
              <w:fldChar w:fldCharType="end"/>
            </w:r>
          </w:hyperlink>
        </w:p>
        <w:p w14:paraId="46905DB2" w14:textId="585DBA77" w:rsidR="00D62E91" w:rsidRDefault="002D3C33">
          <w:pPr>
            <w:pStyle w:val="TOC1"/>
            <w:rPr>
              <w:rFonts w:eastAsiaTheme="minorEastAsia"/>
              <w:b w:val="0"/>
              <w:lang w:eastAsia="en-ZA"/>
            </w:rPr>
          </w:pPr>
          <w:hyperlink w:anchor="_Toc195708233" w:history="1">
            <w:r w:rsidR="00D62E91" w:rsidRPr="007D70F1">
              <w:rPr>
                <w:rStyle w:val="Hyperlink"/>
                <w:rFonts w:ascii="Symbol" w:hAnsi="Symbol" w:cs="Arial"/>
              </w:rPr>
              <w:t></w:t>
            </w:r>
            <w:r w:rsidR="00D62E91">
              <w:rPr>
                <w:rFonts w:eastAsiaTheme="minorEastAsia"/>
                <w:b w:val="0"/>
                <w:lang w:eastAsia="en-ZA"/>
              </w:rPr>
              <w:tab/>
            </w:r>
            <w:r w:rsidR="00D62E91" w:rsidRPr="007D70F1">
              <w:rPr>
                <w:rStyle w:val="Hyperlink"/>
                <w:rFonts w:cs="Arial"/>
              </w:rPr>
              <w:t>DR Escalation Path:</w:t>
            </w:r>
            <w:r w:rsidR="00D62E91">
              <w:rPr>
                <w:webHidden/>
              </w:rPr>
              <w:tab/>
            </w:r>
            <w:r w:rsidR="00D62E91">
              <w:rPr>
                <w:webHidden/>
              </w:rPr>
              <w:fldChar w:fldCharType="begin"/>
            </w:r>
            <w:r w:rsidR="00D62E91">
              <w:rPr>
                <w:webHidden/>
              </w:rPr>
              <w:instrText xml:space="preserve"> PAGEREF _Toc195708233 \h </w:instrText>
            </w:r>
            <w:r w:rsidR="00D62E91">
              <w:rPr>
                <w:webHidden/>
              </w:rPr>
            </w:r>
            <w:r w:rsidR="00D62E91">
              <w:rPr>
                <w:webHidden/>
              </w:rPr>
              <w:fldChar w:fldCharType="separate"/>
            </w:r>
            <w:r w:rsidR="00D62E91">
              <w:rPr>
                <w:webHidden/>
              </w:rPr>
              <w:t>22</w:t>
            </w:r>
            <w:r w:rsidR="00D62E91">
              <w:rPr>
                <w:webHidden/>
              </w:rPr>
              <w:fldChar w:fldCharType="end"/>
            </w:r>
          </w:hyperlink>
        </w:p>
        <w:p w14:paraId="2B675CB1" w14:textId="375F5808" w:rsidR="00D62E91" w:rsidRDefault="002D3C33">
          <w:pPr>
            <w:pStyle w:val="TOC1"/>
            <w:rPr>
              <w:rFonts w:eastAsiaTheme="minorEastAsia"/>
              <w:b w:val="0"/>
              <w:lang w:eastAsia="en-ZA"/>
            </w:rPr>
          </w:pPr>
          <w:hyperlink w:anchor="_Toc195708234" w:history="1">
            <w:r w:rsidR="00D62E91" w:rsidRPr="007D70F1">
              <w:rPr>
                <w:rStyle w:val="Hyperlink"/>
                <w:rFonts w:ascii="Symbol" w:hAnsi="Symbol" w:cs="Arial"/>
              </w:rPr>
              <w:t></w:t>
            </w:r>
            <w:r w:rsidR="00D62E91">
              <w:rPr>
                <w:rFonts w:eastAsiaTheme="minorEastAsia"/>
                <w:b w:val="0"/>
                <w:lang w:eastAsia="en-ZA"/>
              </w:rPr>
              <w:tab/>
            </w:r>
            <w:r w:rsidR="00D62E91" w:rsidRPr="007D70F1">
              <w:rPr>
                <w:rStyle w:val="Hyperlink"/>
                <w:rFonts w:cs="Arial"/>
              </w:rPr>
              <w:t>Documentation &amp; Compliance:</w:t>
            </w:r>
            <w:r w:rsidR="00D62E91">
              <w:rPr>
                <w:webHidden/>
              </w:rPr>
              <w:tab/>
            </w:r>
            <w:r w:rsidR="00D62E91">
              <w:rPr>
                <w:webHidden/>
              </w:rPr>
              <w:fldChar w:fldCharType="begin"/>
            </w:r>
            <w:r w:rsidR="00D62E91">
              <w:rPr>
                <w:webHidden/>
              </w:rPr>
              <w:instrText xml:space="preserve"> PAGEREF _Toc195708234 \h </w:instrText>
            </w:r>
            <w:r w:rsidR="00D62E91">
              <w:rPr>
                <w:webHidden/>
              </w:rPr>
            </w:r>
            <w:r w:rsidR="00D62E91">
              <w:rPr>
                <w:webHidden/>
              </w:rPr>
              <w:fldChar w:fldCharType="separate"/>
            </w:r>
            <w:r w:rsidR="00D62E91">
              <w:rPr>
                <w:webHidden/>
              </w:rPr>
              <w:t>22</w:t>
            </w:r>
            <w:r w:rsidR="00D62E91">
              <w:rPr>
                <w:webHidden/>
              </w:rPr>
              <w:fldChar w:fldCharType="end"/>
            </w:r>
          </w:hyperlink>
        </w:p>
        <w:p w14:paraId="375BC2C6" w14:textId="1A6C0C1E" w:rsidR="00D62E91" w:rsidRDefault="002D3C33">
          <w:pPr>
            <w:pStyle w:val="TOC1"/>
            <w:rPr>
              <w:rFonts w:eastAsiaTheme="minorEastAsia"/>
              <w:b w:val="0"/>
              <w:lang w:eastAsia="en-ZA"/>
            </w:rPr>
          </w:pPr>
          <w:hyperlink w:anchor="_Toc195708235" w:history="1">
            <w:r w:rsidR="00D62E91" w:rsidRPr="007D70F1">
              <w:rPr>
                <w:rStyle w:val="Hyperlink"/>
                <w:rFonts w:ascii="Symbol" w:hAnsi="Symbol" w:cs="Arial"/>
              </w:rPr>
              <w:t></w:t>
            </w:r>
            <w:r w:rsidR="00D62E91">
              <w:rPr>
                <w:rFonts w:eastAsiaTheme="minorEastAsia"/>
                <w:b w:val="0"/>
                <w:lang w:eastAsia="en-ZA"/>
              </w:rPr>
              <w:tab/>
            </w:r>
            <w:r w:rsidR="00D62E91" w:rsidRPr="007D70F1">
              <w:rPr>
                <w:rStyle w:val="Hyperlink"/>
                <w:rFonts w:cs="Arial"/>
              </w:rPr>
              <w:t>Continuous Improvement:</w:t>
            </w:r>
            <w:r w:rsidR="00D62E91">
              <w:rPr>
                <w:webHidden/>
              </w:rPr>
              <w:tab/>
            </w:r>
            <w:r w:rsidR="00D62E91">
              <w:rPr>
                <w:webHidden/>
              </w:rPr>
              <w:fldChar w:fldCharType="begin"/>
            </w:r>
            <w:r w:rsidR="00D62E91">
              <w:rPr>
                <w:webHidden/>
              </w:rPr>
              <w:instrText xml:space="preserve"> PAGEREF _Toc195708235 \h </w:instrText>
            </w:r>
            <w:r w:rsidR="00D62E91">
              <w:rPr>
                <w:webHidden/>
              </w:rPr>
            </w:r>
            <w:r w:rsidR="00D62E91">
              <w:rPr>
                <w:webHidden/>
              </w:rPr>
              <w:fldChar w:fldCharType="separate"/>
            </w:r>
            <w:r w:rsidR="00D62E91">
              <w:rPr>
                <w:webHidden/>
              </w:rPr>
              <w:t>22</w:t>
            </w:r>
            <w:r w:rsidR="00D62E91">
              <w:rPr>
                <w:webHidden/>
              </w:rPr>
              <w:fldChar w:fldCharType="end"/>
            </w:r>
          </w:hyperlink>
        </w:p>
        <w:p w14:paraId="564C02EA" w14:textId="518564AD" w:rsidR="00D62E91" w:rsidRDefault="002D3C33">
          <w:pPr>
            <w:pStyle w:val="TOC2"/>
            <w:tabs>
              <w:tab w:val="left" w:pos="880"/>
              <w:tab w:val="right" w:leader="dot" w:pos="9016"/>
            </w:tabs>
            <w:rPr>
              <w:rFonts w:eastAsiaTheme="minorEastAsia"/>
              <w:noProof/>
              <w:lang w:eastAsia="en-ZA"/>
            </w:rPr>
          </w:pPr>
          <w:hyperlink w:anchor="_Toc195708236" w:history="1">
            <w:r w:rsidR="00D62E91" w:rsidRPr="007D70F1">
              <w:rPr>
                <w:rStyle w:val="Hyperlink"/>
                <w:noProof/>
              </w:rPr>
              <w:t>17.5</w:t>
            </w:r>
            <w:r w:rsidR="00D62E91">
              <w:rPr>
                <w:rFonts w:eastAsiaTheme="minorEastAsia"/>
                <w:noProof/>
                <w:lang w:eastAsia="en-ZA"/>
              </w:rPr>
              <w:tab/>
            </w:r>
            <w:r w:rsidR="00D62E91" w:rsidRPr="007D70F1">
              <w:rPr>
                <w:rStyle w:val="Hyperlink"/>
                <w:noProof/>
              </w:rPr>
              <w:t>SCHEDULE E – SERVICE MONITORING AND PERFORMANCE MEASUREMENT</w:t>
            </w:r>
            <w:r w:rsidR="00D62E91">
              <w:rPr>
                <w:noProof/>
                <w:webHidden/>
              </w:rPr>
              <w:tab/>
            </w:r>
            <w:r w:rsidR="00D62E91">
              <w:rPr>
                <w:noProof/>
                <w:webHidden/>
              </w:rPr>
              <w:fldChar w:fldCharType="begin"/>
            </w:r>
            <w:r w:rsidR="00D62E91">
              <w:rPr>
                <w:noProof/>
                <w:webHidden/>
              </w:rPr>
              <w:instrText xml:space="preserve"> PAGEREF _Toc195708236 \h </w:instrText>
            </w:r>
            <w:r w:rsidR="00D62E91">
              <w:rPr>
                <w:noProof/>
                <w:webHidden/>
              </w:rPr>
            </w:r>
            <w:r w:rsidR="00D62E91">
              <w:rPr>
                <w:noProof/>
                <w:webHidden/>
              </w:rPr>
              <w:fldChar w:fldCharType="separate"/>
            </w:r>
            <w:r w:rsidR="00D62E91">
              <w:rPr>
                <w:noProof/>
                <w:webHidden/>
              </w:rPr>
              <w:t>22</w:t>
            </w:r>
            <w:r w:rsidR="00D62E91">
              <w:rPr>
                <w:noProof/>
                <w:webHidden/>
              </w:rPr>
              <w:fldChar w:fldCharType="end"/>
            </w:r>
          </w:hyperlink>
        </w:p>
        <w:p w14:paraId="3D18B4CF" w14:textId="076EF955" w:rsidR="00D62E91" w:rsidRDefault="002D3C33">
          <w:pPr>
            <w:pStyle w:val="TOC3"/>
            <w:tabs>
              <w:tab w:val="left" w:pos="1320"/>
              <w:tab w:val="right" w:leader="dot" w:pos="9016"/>
            </w:tabs>
            <w:rPr>
              <w:rFonts w:eastAsiaTheme="minorEastAsia"/>
              <w:noProof/>
              <w:lang w:eastAsia="en-ZA"/>
            </w:rPr>
          </w:pPr>
          <w:hyperlink w:anchor="_Toc195708237" w:history="1">
            <w:r w:rsidR="00D62E91" w:rsidRPr="007D70F1">
              <w:rPr>
                <w:rStyle w:val="Hyperlink"/>
                <w:noProof/>
              </w:rPr>
              <w:t>17.5.1</w:t>
            </w:r>
            <w:r w:rsidR="00D62E91">
              <w:rPr>
                <w:rFonts w:eastAsiaTheme="minorEastAsia"/>
                <w:noProof/>
                <w:lang w:eastAsia="en-ZA"/>
              </w:rPr>
              <w:tab/>
            </w:r>
            <w:r w:rsidR="00D62E91" w:rsidRPr="007D70F1">
              <w:rPr>
                <w:rStyle w:val="Hyperlink"/>
                <w:noProof/>
              </w:rPr>
              <w:t>User Requests</w:t>
            </w:r>
            <w:r w:rsidR="00D62E91">
              <w:rPr>
                <w:noProof/>
                <w:webHidden/>
              </w:rPr>
              <w:tab/>
            </w:r>
            <w:r w:rsidR="00D62E91">
              <w:rPr>
                <w:noProof/>
                <w:webHidden/>
              </w:rPr>
              <w:fldChar w:fldCharType="begin"/>
            </w:r>
            <w:r w:rsidR="00D62E91">
              <w:rPr>
                <w:noProof/>
                <w:webHidden/>
              </w:rPr>
              <w:instrText xml:space="preserve"> PAGEREF _Toc195708237 \h </w:instrText>
            </w:r>
            <w:r w:rsidR="00D62E91">
              <w:rPr>
                <w:noProof/>
                <w:webHidden/>
              </w:rPr>
            </w:r>
            <w:r w:rsidR="00D62E91">
              <w:rPr>
                <w:noProof/>
                <w:webHidden/>
              </w:rPr>
              <w:fldChar w:fldCharType="separate"/>
            </w:r>
            <w:r w:rsidR="00D62E91">
              <w:rPr>
                <w:noProof/>
                <w:webHidden/>
              </w:rPr>
              <w:t>23</w:t>
            </w:r>
            <w:r w:rsidR="00D62E91">
              <w:rPr>
                <w:noProof/>
                <w:webHidden/>
              </w:rPr>
              <w:fldChar w:fldCharType="end"/>
            </w:r>
          </w:hyperlink>
        </w:p>
        <w:p w14:paraId="77DD2EF4" w14:textId="48547049" w:rsidR="00D62E91" w:rsidRDefault="002D3C33">
          <w:pPr>
            <w:pStyle w:val="TOC2"/>
            <w:tabs>
              <w:tab w:val="left" w:pos="880"/>
              <w:tab w:val="right" w:leader="dot" w:pos="9016"/>
            </w:tabs>
            <w:rPr>
              <w:rFonts w:eastAsiaTheme="minorEastAsia"/>
              <w:noProof/>
              <w:lang w:eastAsia="en-ZA"/>
            </w:rPr>
          </w:pPr>
          <w:hyperlink w:anchor="_Toc195708238" w:history="1">
            <w:r w:rsidR="00D62E91" w:rsidRPr="007D70F1">
              <w:rPr>
                <w:rStyle w:val="Hyperlink"/>
                <w:noProof/>
              </w:rPr>
              <w:t>17.6</w:t>
            </w:r>
            <w:r w:rsidR="00D62E91">
              <w:rPr>
                <w:rFonts w:eastAsiaTheme="minorEastAsia"/>
                <w:noProof/>
                <w:lang w:eastAsia="en-ZA"/>
              </w:rPr>
              <w:tab/>
            </w:r>
            <w:r w:rsidR="00D62E91" w:rsidRPr="007D70F1">
              <w:rPr>
                <w:rStyle w:val="Hyperlink"/>
                <w:noProof/>
              </w:rPr>
              <w:t>SCHEDULE F – SERVICE LEVEL REPORTING</w:t>
            </w:r>
            <w:r w:rsidR="00D62E91">
              <w:rPr>
                <w:noProof/>
                <w:webHidden/>
              </w:rPr>
              <w:tab/>
            </w:r>
            <w:r w:rsidR="00D62E91">
              <w:rPr>
                <w:noProof/>
                <w:webHidden/>
              </w:rPr>
              <w:fldChar w:fldCharType="begin"/>
            </w:r>
            <w:r w:rsidR="00D62E91">
              <w:rPr>
                <w:noProof/>
                <w:webHidden/>
              </w:rPr>
              <w:instrText xml:space="preserve"> PAGEREF _Toc195708238 \h </w:instrText>
            </w:r>
            <w:r w:rsidR="00D62E91">
              <w:rPr>
                <w:noProof/>
                <w:webHidden/>
              </w:rPr>
            </w:r>
            <w:r w:rsidR="00D62E91">
              <w:rPr>
                <w:noProof/>
                <w:webHidden/>
              </w:rPr>
              <w:fldChar w:fldCharType="separate"/>
            </w:r>
            <w:r w:rsidR="00D62E91">
              <w:rPr>
                <w:noProof/>
                <w:webHidden/>
              </w:rPr>
              <w:t>23</w:t>
            </w:r>
            <w:r w:rsidR="00D62E91">
              <w:rPr>
                <w:noProof/>
                <w:webHidden/>
              </w:rPr>
              <w:fldChar w:fldCharType="end"/>
            </w:r>
          </w:hyperlink>
        </w:p>
        <w:p w14:paraId="7B5F4AF6" w14:textId="4E814842" w:rsidR="00D62E91" w:rsidRDefault="002D3C33">
          <w:pPr>
            <w:pStyle w:val="TOC2"/>
            <w:tabs>
              <w:tab w:val="left" w:pos="880"/>
              <w:tab w:val="right" w:leader="dot" w:pos="9016"/>
            </w:tabs>
            <w:rPr>
              <w:rFonts w:eastAsiaTheme="minorEastAsia"/>
              <w:noProof/>
              <w:lang w:eastAsia="en-ZA"/>
            </w:rPr>
          </w:pPr>
          <w:hyperlink w:anchor="_Toc195708239" w:history="1">
            <w:r w:rsidR="00D62E91" w:rsidRPr="007D70F1">
              <w:rPr>
                <w:rStyle w:val="Hyperlink"/>
                <w:noProof/>
              </w:rPr>
              <w:t>17.7</w:t>
            </w:r>
            <w:r w:rsidR="00D62E91">
              <w:rPr>
                <w:rFonts w:eastAsiaTheme="minorEastAsia"/>
                <w:noProof/>
                <w:lang w:eastAsia="en-ZA"/>
              </w:rPr>
              <w:tab/>
            </w:r>
            <w:r w:rsidR="00D62E91" w:rsidRPr="007D70F1">
              <w:rPr>
                <w:rStyle w:val="Hyperlink"/>
                <w:noProof/>
              </w:rPr>
              <w:t>SCHEDULE G – SUPPORT &amp; SERVICE DESK SERVICES</w:t>
            </w:r>
            <w:r w:rsidR="00D62E91">
              <w:rPr>
                <w:noProof/>
                <w:webHidden/>
              </w:rPr>
              <w:tab/>
            </w:r>
            <w:r w:rsidR="00D62E91">
              <w:rPr>
                <w:noProof/>
                <w:webHidden/>
              </w:rPr>
              <w:fldChar w:fldCharType="begin"/>
            </w:r>
            <w:r w:rsidR="00D62E91">
              <w:rPr>
                <w:noProof/>
                <w:webHidden/>
              </w:rPr>
              <w:instrText xml:space="preserve"> PAGEREF _Toc195708239 \h </w:instrText>
            </w:r>
            <w:r w:rsidR="00D62E91">
              <w:rPr>
                <w:noProof/>
                <w:webHidden/>
              </w:rPr>
            </w:r>
            <w:r w:rsidR="00D62E91">
              <w:rPr>
                <w:noProof/>
                <w:webHidden/>
              </w:rPr>
              <w:fldChar w:fldCharType="separate"/>
            </w:r>
            <w:r w:rsidR="00D62E91">
              <w:rPr>
                <w:noProof/>
                <w:webHidden/>
              </w:rPr>
              <w:t>24</w:t>
            </w:r>
            <w:r w:rsidR="00D62E91">
              <w:rPr>
                <w:noProof/>
                <w:webHidden/>
              </w:rPr>
              <w:fldChar w:fldCharType="end"/>
            </w:r>
          </w:hyperlink>
        </w:p>
        <w:p w14:paraId="11CBB72E" w14:textId="4DB6A35E" w:rsidR="00D62E91" w:rsidRDefault="002D3C33">
          <w:pPr>
            <w:pStyle w:val="TOC3"/>
            <w:tabs>
              <w:tab w:val="left" w:pos="1320"/>
              <w:tab w:val="right" w:leader="dot" w:pos="9016"/>
            </w:tabs>
            <w:rPr>
              <w:rFonts w:eastAsiaTheme="minorEastAsia"/>
              <w:noProof/>
              <w:lang w:eastAsia="en-ZA"/>
            </w:rPr>
          </w:pPr>
          <w:hyperlink w:anchor="_Toc195708240" w:history="1">
            <w:r w:rsidR="00D62E91" w:rsidRPr="007D70F1">
              <w:rPr>
                <w:rStyle w:val="Hyperlink"/>
                <w:noProof/>
              </w:rPr>
              <w:t>17.7.1</w:t>
            </w:r>
            <w:r w:rsidR="00D62E91">
              <w:rPr>
                <w:rFonts w:eastAsiaTheme="minorEastAsia"/>
                <w:noProof/>
                <w:lang w:eastAsia="en-ZA"/>
              </w:rPr>
              <w:tab/>
            </w:r>
            <w:r w:rsidR="00D62E91" w:rsidRPr="007D70F1">
              <w:rPr>
                <w:rStyle w:val="Hyperlink"/>
                <w:noProof/>
              </w:rPr>
              <w:t>Problem Definition</w:t>
            </w:r>
            <w:r w:rsidR="00D62E91">
              <w:rPr>
                <w:noProof/>
                <w:webHidden/>
              </w:rPr>
              <w:tab/>
            </w:r>
            <w:r w:rsidR="00D62E91">
              <w:rPr>
                <w:noProof/>
                <w:webHidden/>
              </w:rPr>
              <w:fldChar w:fldCharType="begin"/>
            </w:r>
            <w:r w:rsidR="00D62E91">
              <w:rPr>
                <w:noProof/>
                <w:webHidden/>
              </w:rPr>
              <w:instrText xml:space="preserve"> PAGEREF _Toc195708240 \h </w:instrText>
            </w:r>
            <w:r w:rsidR="00D62E91">
              <w:rPr>
                <w:noProof/>
                <w:webHidden/>
              </w:rPr>
            </w:r>
            <w:r w:rsidR="00D62E91">
              <w:rPr>
                <w:noProof/>
                <w:webHidden/>
              </w:rPr>
              <w:fldChar w:fldCharType="separate"/>
            </w:r>
            <w:r w:rsidR="00D62E91">
              <w:rPr>
                <w:noProof/>
                <w:webHidden/>
              </w:rPr>
              <w:t>24</w:t>
            </w:r>
            <w:r w:rsidR="00D62E91">
              <w:rPr>
                <w:noProof/>
                <w:webHidden/>
              </w:rPr>
              <w:fldChar w:fldCharType="end"/>
            </w:r>
          </w:hyperlink>
        </w:p>
        <w:p w14:paraId="4F3F2445" w14:textId="7148AE9B" w:rsidR="00D62E91" w:rsidRDefault="002D3C33">
          <w:pPr>
            <w:pStyle w:val="TOC3"/>
            <w:tabs>
              <w:tab w:val="left" w:pos="1320"/>
              <w:tab w:val="right" w:leader="dot" w:pos="9016"/>
            </w:tabs>
            <w:rPr>
              <w:rFonts w:eastAsiaTheme="minorEastAsia"/>
              <w:noProof/>
              <w:lang w:eastAsia="en-ZA"/>
            </w:rPr>
          </w:pPr>
          <w:hyperlink w:anchor="_Toc195708241" w:history="1">
            <w:r w:rsidR="00D62E91" w:rsidRPr="007D70F1">
              <w:rPr>
                <w:rStyle w:val="Hyperlink"/>
                <w:noProof/>
              </w:rPr>
              <w:t>17.7.2</w:t>
            </w:r>
            <w:r w:rsidR="00D62E91">
              <w:rPr>
                <w:rFonts w:eastAsiaTheme="minorEastAsia"/>
                <w:noProof/>
                <w:lang w:eastAsia="en-ZA"/>
              </w:rPr>
              <w:tab/>
            </w:r>
            <w:r w:rsidR="00D62E91" w:rsidRPr="007D70F1">
              <w:rPr>
                <w:rStyle w:val="Hyperlink"/>
                <w:noProof/>
              </w:rPr>
              <w:t>Problem Escalation</w:t>
            </w:r>
            <w:r w:rsidR="00D62E91">
              <w:rPr>
                <w:noProof/>
                <w:webHidden/>
              </w:rPr>
              <w:tab/>
            </w:r>
            <w:r w:rsidR="00D62E91">
              <w:rPr>
                <w:noProof/>
                <w:webHidden/>
              </w:rPr>
              <w:fldChar w:fldCharType="begin"/>
            </w:r>
            <w:r w:rsidR="00D62E91">
              <w:rPr>
                <w:noProof/>
                <w:webHidden/>
              </w:rPr>
              <w:instrText xml:space="preserve"> PAGEREF _Toc195708241 \h </w:instrText>
            </w:r>
            <w:r w:rsidR="00D62E91">
              <w:rPr>
                <w:noProof/>
                <w:webHidden/>
              </w:rPr>
            </w:r>
            <w:r w:rsidR="00D62E91">
              <w:rPr>
                <w:noProof/>
                <w:webHidden/>
              </w:rPr>
              <w:fldChar w:fldCharType="separate"/>
            </w:r>
            <w:r w:rsidR="00D62E91">
              <w:rPr>
                <w:noProof/>
                <w:webHidden/>
              </w:rPr>
              <w:t>24</w:t>
            </w:r>
            <w:r w:rsidR="00D62E91">
              <w:rPr>
                <w:noProof/>
                <w:webHidden/>
              </w:rPr>
              <w:fldChar w:fldCharType="end"/>
            </w:r>
          </w:hyperlink>
        </w:p>
        <w:p w14:paraId="445F4CA0" w14:textId="21DA6F2C" w:rsidR="00D62E91" w:rsidRDefault="002D3C33">
          <w:pPr>
            <w:pStyle w:val="TOC2"/>
            <w:tabs>
              <w:tab w:val="left" w:pos="880"/>
              <w:tab w:val="right" w:leader="dot" w:pos="9016"/>
            </w:tabs>
            <w:rPr>
              <w:rFonts w:eastAsiaTheme="minorEastAsia"/>
              <w:noProof/>
              <w:lang w:eastAsia="en-ZA"/>
            </w:rPr>
          </w:pPr>
          <w:hyperlink w:anchor="_Toc195708242" w:history="1">
            <w:r w:rsidR="00D62E91" w:rsidRPr="007D70F1">
              <w:rPr>
                <w:rStyle w:val="Hyperlink"/>
                <w:noProof/>
              </w:rPr>
              <w:t>17.8</w:t>
            </w:r>
            <w:r w:rsidR="00D62E91">
              <w:rPr>
                <w:rFonts w:eastAsiaTheme="minorEastAsia"/>
                <w:noProof/>
                <w:lang w:eastAsia="en-ZA"/>
              </w:rPr>
              <w:tab/>
            </w:r>
            <w:r w:rsidR="00D62E91" w:rsidRPr="007D70F1">
              <w:rPr>
                <w:rStyle w:val="Hyperlink"/>
                <w:noProof/>
              </w:rPr>
              <w:t>SCHEDULE H – FEES AND EXPENSES</w:t>
            </w:r>
            <w:r w:rsidR="00D62E91">
              <w:rPr>
                <w:noProof/>
                <w:webHidden/>
              </w:rPr>
              <w:tab/>
            </w:r>
            <w:r w:rsidR="00D62E91">
              <w:rPr>
                <w:noProof/>
                <w:webHidden/>
              </w:rPr>
              <w:fldChar w:fldCharType="begin"/>
            </w:r>
            <w:r w:rsidR="00D62E91">
              <w:rPr>
                <w:noProof/>
                <w:webHidden/>
              </w:rPr>
              <w:instrText xml:space="preserve"> PAGEREF _Toc195708242 \h </w:instrText>
            </w:r>
            <w:r w:rsidR="00D62E91">
              <w:rPr>
                <w:noProof/>
                <w:webHidden/>
              </w:rPr>
            </w:r>
            <w:r w:rsidR="00D62E91">
              <w:rPr>
                <w:noProof/>
                <w:webHidden/>
              </w:rPr>
              <w:fldChar w:fldCharType="separate"/>
            </w:r>
            <w:r w:rsidR="00D62E91">
              <w:rPr>
                <w:noProof/>
                <w:webHidden/>
              </w:rPr>
              <w:t>25</w:t>
            </w:r>
            <w:r w:rsidR="00D62E91">
              <w:rPr>
                <w:noProof/>
                <w:webHidden/>
              </w:rPr>
              <w:fldChar w:fldCharType="end"/>
            </w:r>
          </w:hyperlink>
        </w:p>
        <w:p w14:paraId="170B5CA3" w14:textId="6FF2A5AF" w:rsidR="00D62E91" w:rsidRDefault="002D3C33">
          <w:pPr>
            <w:pStyle w:val="TOC2"/>
            <w:tabs>
              <w:tab w:val="left" w:pos="880"/>
              <w:tab w:val="right" w:leader="dot" w:pos="9016"/>
            </w:tabs>
            <w:rPr>
              <w:rFonts w:eastAsiaTheme="minorEastAsia"/>
              <w:noProof/>
              <w:lang w:eastAsia="en-ZA"/>
            </w:rPr>
          </w:pPr>
          <w:hyperlink w:anchor="_Toc195708243" w:history="1">
            <w:r w:rsidR="00D62E91" w:rsidRPr="007D70F1">
              <w:rPr>
                <w:rStyle w:val="Hyperlink"/>
                <w:noProof/>
              </w:rPr>
              <w:t>17.9</w:t>
            </w:r>
            <w:r w:rsidR="00D62E91">
              <w:rPr>
                <w:rFonts w:eastAsiaTheme="minorEastAsia"/>
                <w:noProof/>
                <w:lang w:eastAsia="en-ZA"/>
              </w:rPr>
              <w:tab/>
            </w:r>
            <w:r w:rsidR="00D62E91" w:rsidRPr="007D70F1">
              <w:rPr>
                <w:rStyle w:val="Hyperlink"/>
                <w:noProof/>
              </w:rPr>
              <w:t>SCHEDULE I – NOTICES</w:t>
            </w:r>
            <w:r w:rsidR="00D62E91">
              <w:rPr>
                <w:noProof/>
                <w:webHidden/>
              </w:rPr>
              <w:tab/>
            </w:r>
            <w:r w:rsidR="00D62E91">
              <w:rPr>
                <w:noProof/>
                <w:webHidden/>
              </w:rPr>
              <w:fldChar w:fldCharType="begin"/>
            </w:r>
            <w:r w:rsidR="00D62E91">
              <w:rPr>
                <w:noProof/>
                <w:webHidden/>
              </w:rPr>
              <w:instrText xml:space="preserve"> PAGEREF _Toc195708243 \h </w:instrText>
            </w:r>
            <w:r w:rsidR="00D62E91">
              <w:rPr>
                <w:noProof/>
                <w:webHidden/>
              </w:rPr>
            </w:r>
            <w:r w:rsidR="00D62E91">
              <w:rPr>
                <w:noProof/>
                <w:webHidden/>
              </w:rPr>
              <w:fldChar w:fldCharType="separate"/>
            </w:r>
            <w:r w:rsidR="00D62E91">
              <w:rPr>
                <w:noProof/>
                <w:webHidden/>
              </w:rPr>
              <w:t>25</w:t>
            </w:r>
            <w:r w:rsidR="00D62E91">
              <w:rPr>
                <w:noProof/>
                <w:webHidden/>
              </w:rPr>
              <w:fldChar w:fldCharType="end"/>
            </w:r>
          </w:hyperlink>
        </w:p>
        <w:p w14:paraId="29ED89C5" w14:textId="053821BC" w:rsidR="00D62E91" w:rsidRDefault="002D3C33">
          <w:pPr>
            <w:pStyle w:val="TOC2"/>
            <w:tabs>
              <w:tab w:val="right" w:leader="dot" w:pos="9016"/>
            </w:tabs>
            <w:rPr>
              <w:rFonts w:eastAsiaTheme="minorEastAsia"/>
              <w:noProof/>
              <w:lang w:eastAsia="en-ZA"/>
            </w:rPr>
          </w:pPr>
          <w:hyperlink w:anchor="_Toc195708244" w:history="1">
            <w:r w:rsidR="00D62E91" w:rsidRPr="007D70F1">
              <w:rPr>
                <w:rStyle w:val="Hyperlink"/>
                <w:noProof/>
              </w:rPr>
              <w:t>Physical Address</w:t>
            </w:r>
            <w:r w:rsidR="00D62E91">
              <w:rPr>
                <w:noProof/>
                <w:webHidden/>
              </w:rPr>
              <w:tab/>
            </w:r>
            <w:r w:rsidR="00D62E91">
              <w:rPr>
                <w:noProof/>
                <w:webHidden/>
              </w:rPr>
              <w:fldChar w:fldCharType="begin"/>
            </w:r>
            <w:r w:rsidR="00D62E91">
              <w:rPr>
                <w:noProof/>
                <w:webHidden/>
              </w:rPr>
              <w:instrText xml:space="preserve"> PAGEREF _Toc195708244 \h </w:instrText>
            </w:r>
            <w:r w:rsidR="00D62E91">
              <w:rPr>
                <w:noProof/>
                <w:webHidden/>
              </w:rPr>
            </w:r>
            <w:r w:rsidR="00D62E91">
              <w:rPr>
                <w:noProof/>
                <w:webHidden/>
              </w:rPr>
              <w:fldChar w:fldCharType="separate"/>
            </w:r>
            <w:r w:rsidR="00D62E91">
              <w:rPr>
                <w:noProof/>
                <w:webHidden/>
              </w:rPr>
              <w:t>25</w:t>
            </w:r>
            <w:r w:rsidR="00D62E91">
              <w:rPr>
                <w:noProof/>
                <w:webHidden/>
              </w:rPr>
              <w:fldChar w:fldCharType="end"/>
            </w:r>
          </w:hyperlink>
        </w:p>
        <w:p w14:paraId="18CB1905" w14:textId="1A2FB538" w:rsidR="00D62E91" w:rsidRDefault="002D3C33">
          <w:pPr>
            <w:pStyle w:val="TOC2"/>
            <w:tabs>
              <w:tab w:val="right" w:leader="dot" w:pos="9016"/>
            </w:tabs>
            <w:rPr>
              <w:rFonts w:eastAsiaTheme="minorEastAsia"/>
              <w:noProof/>
              <w:lang w:eastAsia="en-ZA"/>
            </w:rPr>
          </w:pPr>
          <w:hyperlink w:anchor="_Toc195708245" w:history="1">
            <w:r w:rsidR="00D62E91" w:rsidRPr="007D70F1">
              <w:rPr>
                <w:rStyle w:val="Hyperlink"/>
                <w:noProof/>
              </w:rPr>
              <w:t>Physical Address</w:t>
            </w:r>
            <w:r w:rsidR="00D62E91">
              <w:rPr>
                <w:noProof/>
                <w:webHidden/>
              </w:rPr>
              <w:tab/>
            </w:r>
            <w:r w:rsidR="00D62E91">
              <w:rPr>
                <w:noProof/>
                <w:webHidden/>
              </w:rPr>
              <w:fldChar w:fldCharType="begin"/>
            </w:r>
            <w:r w:rsidR="00D62E91">
              <w:rPr>
                <w:noProof/>
                <w:webHidden/>
              </w:rPr>
              <w:instrText xml:space="preserve"> PAGEREF _Toc195708245 \h </w:instrText>
            </w:r>
            <w:r w:rsidR="00D62E91">
              <w:rPr>
                <w:noProof/>
                <w:webHidden/>
              </w:rPr>
            </w:r>
            <w:r w:rsidR="00D62E91">
              <w:rPr>
                <w:noProof/>
                <w:webHidden/>
              </w:rPr>
              <w:fldChar w:fldCharType="separate"/>
            </w:r>
            <w:r w:rsidR="00D62E91">
              <w:rPr>
                <w:noProof/>
                <w:webHidden/>
              </w:rPr>
              <w:t>25</w:t>
            </w:r>
            <w:r w:rsidR="00D62E91">
              <w:rPr>
                <w:noProof/>
                <w:webHidden/>
              </w:rPr>
              <w:fldChar w:fldCharType="end"/>
            </w:r>
          </w:hyperlink>
        </w:p>
        <w:p w14:paraId="428B8F1C" w14:textId="7F663E11" w:rsidR="00D62E91" w:rsidRDefault="002D3C33">
          <w:pPr>
            <w:pStyle w:val="TOC2"/>
            <w:tabs>
              <w:tab w:val="left" w:pos="1100"/>
              <w:tab w:val="right" w:leader="dot" w:pos="9016"/>
            </w:tabs>
            <w:rPr>
              <w:rFonts w:eastAsiaTheme="minorEastAsia"/>
              <w:noProof/>
              <w:lang w:eastAsia="en-ZA"/>
            </w:rPr>
          </w:pPr>
          <w:hyperlink w:anchor="_Toc195708246" w:history="1">
            <w:r w:rsidR="00D62E91" w:rsidRPr="007D70F1">
              <w:rPr>
                <w:rStyle w:val="Hyperlink"/>
                <w:noProof/>
              </w:rPr>
              <w:t>17.10</w:t>
            </w:r>
            <w:r w:rsidR="00D62E91">
              <w:rPr>
                <w:rFonts w:eastAsiaTheme="minorEastAsia"/>
                <w:noProof/>
                <w:lang w:eastAsia="en-ZA"/>
              </w:rPr>
              <w:tab/>
            </w:r>
            <w:r w:rsidR="00D62E91" w:rsidRPr="007D70F1">
              <w:rPr>
                <w:rStyle w:val="Hyperlink"/>
                <w:noProof/>
              </w:rPr>
              <w:t>SCHEDULE J – CHANGES TO AGREEMENT</w:t>
            </w:r>
            <w:r w:rsidR="00D62E91">
              <w:rPr>
                <w:noProof/>
                <w:webHidden/>
              </w:rPr>
              <w:tab/>
            </w:r>
            <w:r w:rsidR="00D62E91">
              <w:rPr>
                <w:noProof/>
                <w:webHidden/>
              </w:rPr>
              <w:fldChar w:fldCharType="begin"/>
            </w:r>
            <w:r w:rsidR="00D62E91">
              <w:rPr>
                <w:noProof/>
                <w:webHidden/>
              </w:rPr>
              <w:instrText xml:space="preserve"> PAGEREF _Toc195708246 \h </w:instrText>
            </w:r>
            <w:r w:rsidR="00D62E91">
              <w:rPr>
                <w:noProof/>
                <w:webHidden/>
              </w:rPr>
            </w:r>
            <w:r w:rsidR="00D62E91">
              <w:rPr>
                <w:noProof/>
                <w:webHidden/>
              </w:rPr>
              <w:fldChar w:fldCharType="separate"/>
            </w:r>
            <w:r w:rsidR="00D62E91">
              <w:rPr>
                <w:noProof/>
                <w:webHidden/>
              </w:rPr>
              <w:t>26</w:t>
            </w:r>
            <w:r w:rsidR="00D62E91">
              <w:rPr>
                <w:noProof/>
                <w:webHidden/>
              </w:rPr>
              <w:fldChar w:fldCharType="end"/>
            </w:r>
          </w:hyperlink>
        </w:p>
        <w:p w14:paraId="7EFE0B25" w14:textId="21D31064" w:rsidR="00D62E91" w:rsidRDefault="002D3C33">
          <w:pPr>
            <w:pStyle w:val="TOC3"/>
            <w:tabs>
              <w:tab w:val="left" w:pos="1540"/>
              <w:tab w:val="right" w:leader="dot" w:pos="9016"/>
            </w:tabs>
            <w:rPr>
              <w:rFonts w:eastAsiaTheme="minorEastAsia"/>
              <w:noProof/>
              <w:lang w:eastAsia="en-ZA"/>
            </w:rPr>
          </w:pPr>
          <w:hyperlink w:anchor="_Toc195708247" w:history="1">
            <w:r w:rsidR="00D62E91" w:rsidRPr="007D70F1">
              <w:rPr>
                <w:rStyle w:val="Hyperlink"/>
                <w:noProof/>
              </w:rPr>
              <w:t>17.10.1</w:t>
            </w:r>
            <w:r w:rsidR="00D62E91">
              <w:rPr>
                <w:rFonts w:eastAsiaTheme="minorEastAsia"/>
                <w:noProof/>
                <w:lang w:eastAsia="en-ZA"/>
              </w:rPr>
              <w:tab/>
            </w:r>
            <w:r w:rsidR="00D62E91" w:rsidRPr="007D70F1">
              <w:rPr>
                <w:rStyle w:val="Hyperlink"/>
                <w:noProof/>
              </w:rPr>
              <w:t>Contract Change Management Procedure</w:t>
            </w:r>
            <w:r w:rsidR="00D62E91">
              <w:rPr>
                <w:noProof/>
                <w:webHidden/>
              </w:rPr>
              <w:tab/>
            </w:r>
            <w:r w:rsidR="00D62E91">
              <w:rPr>
                <w:noProof/>
                <w:webHidden/>
              </w:rPr>
              <w:fldChar w:fldCharType="begin"/>
            </w:r>
            <w:r w:rsidR="00D62E91">
              <w:rPr>
                <w:noProof/>
                <w:webHidden/>
              </w:rPr>
              <w:instrText xml:space="preserve"> PAGEREF _Toc195708247 \h </w:instrText>
            </w:r>
            <w:r w:rsidR="00D62E91">
              <w:rPr>
                <w:noProof/>
                <w:webHidden/>
              </w:rPr>
            </w:r>
            <w:r w:rsidR="00D62E91">
              <w:rPr>
                <w:noProof/>
                <w:webHidden/>
              </w:rPr>
              <w:fldChar w:fldCharType="separate"/>
            </w:r>
            <w:r w:rsidR="00D62E91">
              <w:rPr>
                <w:noProof/>
                <w:webHidden/>
              </w:rPr>
              <w:t>26</w:t>
            </w:r>
            <w:r w:rsidR="00D62E91">
              <w:rPr>
                <w:noProof/>
                <w:webHidden/>
              </w:rPr>
              <w:fldChar w:fldCharType="end"/>
            </w:r>
          </w:hyperlink>
        </w:p>
        <w:p w14:paraId="28E84DBB" w14:textId="38BE3C19" w:rsidR="008362A8" w:rsidRDefault="008362A8">
          <w:r w:rsidRPr="008362A8">
            <w:rPr>
              <w:b/>
              <w:bCs/>
              <w:noProof/>
              <w:sz w:val="20"/>
              <w:szCs w:val="20"/>
            </w:rPr>
            <w:fldChar w:fldCharType="end"/>
          </w:r>
        </w:p>
      </w:sdtContent>
    </w:sdt>
    <w:p w14:paraId="06A9B936" w14:textId="1EDD8CCE" w:rsidR="00C3716C" w:rsidRDefault="00C3716C"/>
    <w:p w14:paraId="346F80F8" w14:textId="34B38489" w:rsidR="008362A8" w:rsidRDefault="008362A8"/>
    <w:p w14:paraId="379D8D26" w14:textId="7165FFA2" w:rsidR="008362A8" w:rsidRDefault="008362A8"/>
    <w:p w14:paraId="710CE255" w14:textId="1653DA15" w:rsidR="00D62E91" w:rsidRDefault="00D62E91"/>
    <w:p w14:paraId="29E20D34" w14:textId="602158DC" w:rsidR="00D62E91" w:rsidRDefault="00D62E91"/>
    <w:p w14:paraId="7A5AC902" w14:textId="07DE50CF" w:rsidR="00D62E91" w:rsidRDefault="00D62E91"/>
    <w:p w14:paraId="76CECB12" w14:textId="76516261" w:rsidR="00D62E91" w:rsidRDefault="00D62E91"/>
    <w:p w14:paraId="2B38125C" w14:textId="21251549" w:rsidR="00D62E91" w:rsidRDefault="00D62E91"/>
    <w:p w14:paraId="26AE5E66" w14:textId="0A683078" w:rsidR="00D62E91" w:rsidRDefault="00D62E91"/>
    <w:p w14:paraId="5A183506" w14:textId="6DB70151" w:rsidR="00D62E91" w:rsidRDefault="00D62E91"/>
    <w:p w14:paraId="20BA6DF9" w14:textId="2B19B284" w:rsidR="00D62E91" w:rsidRDefault="00D62E91"/>
    <w:p w14:paraId="13E22941" w14:textId="66555809" w:rsidR="00D62E91" w:rsidRDefault="00D62E91"/>
    <w:p w14:paraId="731F3EA9" w14:textId="77777777" w:rsidR="00D62E91" w:rsidRDefault="00D62E91"/>
    <w:p w14:paraId="1E5EA0B5" w14:textId="77777777" w:rsidR="008362A8" w:rsidRDefault="008362A8"/>
    <w:p w14:paraId="29907CB5" w14:textId="77777777" w:rsidR="00434D17" w:rsidRPr="00434D17" w:rsidRDefault="00812E72" w:rsidP="00DA00D3">
      <w:pPr>
        <w:pStyle w:val="Heading1"/>
        <w:numPr>
          <w:ilvl w:val="0"/>
          <w:numId w:val="3"/>
        </w:numPr>
        <w:spacing w:after="0"/>
        <w:ind w:left="567" w:hanging="567"/>
      </w:pPr>
      <w:bookmarkStart w:id="0" w:name="_Toc195708124"/>
      <w:r>
        <w:lastRenderedPageBreak/>
        <w:t>PURPOSE AND OBJECTIVES</w:t>
      </w:r>
      <w:bookmarkEnd w:id="0"/>
    </w:p>
    <w:p w14:paraId="5BC6E3FA" w14:textId="77777777" w:rsidR="00E82C0E" w:rsidRDefault="00E82C0E" w:rsidP="00E82C0E">
      <w:pPr>
        <w:spacing w:after="0"/>
        <w:rPr>
          <w:rFonts w:ascii="Arial" w:hAnsi="Arial"/>
          <w:color w:val="808080"/>
          <w:sz w:val="18"/>
          <w:szCs w:val="18"/>
        </w:rPr>
      </w:pPr>
    </w:p>
    <w:p w14:paraId="4C31FBFE" w14:textId="77777777" w:rsidR="00C3716C" w:rsidRPr="00C3716C" w:rsidRDefault="00C3716C" w:rsidP="00C3716C">
      <w:pPr>
        <w:pStyle w:val="NormalWeb"/>
        <w:spacing w:before="0" w:beforeAutospacing="0" w:after="0" w:afterAutospacing="0"/>
        <w:rPr>
          <w:rFonts w:ascii="Arial" w:hAnsi="Arial" w:cs="Arial"/>
          <w:color w:val="808080" w:themeColor="background1" w:themeShade="80"/>
          <w:sz w:val="18"/>
          <w:szCs w:val="18"/>
        </w:rPr>
      </w:pPr>
      <w:r w:rsidRPr="00C3716C">
        <w:rPr>
          <w:rFonts w:ascii="Arial" w:hAnsi="Arial" w:cs="Arial"/>
          <w:color w:val="808080" w:themeColor="background1" w:themeShade="80"/>
          <w:sz w:val="18"/>
          <w:szCs w:val="18"/>
        </w:rPr>
        <w:t>This Agreement outlines the terms and conditions under which the Supplier will deliver specified services (hereinafter referred to as "the Services") to the Client and/or its Affiliates. The purpose of this Agreement is to establish a clear framework for the provision of high-quality Services, ensuring that the Client’s requirements are met in accordance with the agreed-upon standards.</w:t>
      </w:r>
    </w:p>
    <w:p w14:paraId="394BED83" w14:textId="199FFB65" w:rsidR="00150B8E" w:rsidRPr="00E017CD" w:rsidRDefault="00C3716C" w:rsidP="00E017CD">
      <w:pPr>
        <w:pStyle w:val="NormalWeb"/>
        <w:spacing w:before="0" w:beforeAutospacing="0" w:after="0" w:afterAutospacing="0"/>
        <w:rPr>
          <w:rFonts w:ascii="Arial" w:hAnsi="Arial" w:cs="Arial"/>
          <w:color w:val="808080" w:themeColor="background1" w:themeShade="80"/>
          <w:sz w:val="18"/>
          <w:szCs w:val="18"/>
        </w:rPr>
      </w:pPr>
      <w:r w:rsidRPr="00C3716C">
        <w:rPr>
          <w:rFonts w:ascii="Arial" w:hAnsi="Arial" w:cs="Arial"/>
          <w:color w:val="808080" w:themeColor="background1" w:themeShade="80"/>
          <w:sz w:val="18"/>
          <w:szCs w:val="18"/>
        </w:rPr>
        <w:t>Upon acceptance by both parties, this document will serve as the Master Services Agreement (MSA), governing the relationship and responsibilities between the Supplier and the Client for the delivery and management of the Services.</w:t>
      </w:r>
    </w:p>
    <w:p w14:paraId="1DE922F3" w14:textId="77777777" w:rsidR="00E82C0E" w:rsidRDefault="00E82C0E" w:rsidP="00E82C0E">
      <w:pPr>
        <w:spacing w:after="0"/>
        <w:rPr>
          <w:rFonts w:ascii="Arial" w:hAnsi="Arial"/>
          <w:color w:val="808080"/>
          <w:sz w:val="18"/>
          <w:szCs w:val="18"/>
        </w:rPr>
      </w:pPr>
    </w:p>
    <w:p w14:paraId="30E39448" w14:textId="5BC7559B" w:rsidR="00150B8E" w:rsidRPr="00434D17" w:rsidRDefault="00C379DF" w:rsidP="00E82C0E">
      <w:pPr>
        <w:pStyle w:val="Heading2"/>
        <w:spacing w:after="0"/>
        <w:ind w:left="567" w:hanging="567"/>
      </w:pPr>
      <w:bookmarkStart w:id="1" w:name="_Toc195708125"/>
      <w:r>
        <w:t>Parties</w:t>
      </w:r>
      <w:r w:rsidR="00623079">
        <w:t xml:space="preserve"> to the </w:t>
      </w:r>
      <w:r w:rsidR="0021028C">
        <w:t>Agreement</w:t>
      </w:r>
      <w:bookmarkEnd w:id="1"/>
    </w:p>
    <w:p w14:paraId="36402DBD" w14:textId="77777777" w:rsidR="00E82C0E" w:rsidRDefault="00E82C0E" w:rsidP="00C3178B">
      <w:pPr>
        <w:spacing w:after="0"/>
        <w:rPr>
          <w:rFonts w:ascii="Arial" w:hAnsi="Arial"/>
          <w:color w:val="808080"/>
          <w:sz w:val="18"/>
          <w:szCs w:val="18"/>
        </w:rPr>
      </w:pPr>
    </w:p>
    <w:p w14:paraId="12D477A7" w14:textId="65E249E1" w:rsidR="00C3716C" w:rsidRDefault="00C3716C" w:rsidP="00C3716C">
      <w:pPr>
        <w:pStyle w:val="NormalWeb"/>
        <w:spacing w:before="0" w:beforeAutospacing="0" w:after="0" w:afterAutospacing="0"/>
        <w:rPr>
          <w:rFonts w:ascii="Arial" w:hAnsi="Arial" w:cs="Arial"/>
          <w:color w:val="808080" w:themeColor="background1" w:themeShade="80"/>
          <w:sz w:val="18"/>
          <w:szCs w:val="18"/>
        </w:rPr>
      </w:pPr>
      <w:r w:rsidRPr="00C3716C">
        <w:rPr>
          <w:rFonts w:ascii="Arial" w:hAnsi="Arial" w:cs="Arial"/>
          <w:color w:val="808080" w:themeColor="background1" w:themeShade="80"/>
          <w:sz w:val="18"/>
          <w:szCs w:val="18"/>
        </w:rPr>
        <w:t>This Agreement is entered into between:</w:t>
      </w:r>
    </w:p>
    <w:p w14:paraId="3539190D" w14:textId="77777777" w:rsidR="00392C00" w:rsidRPr="00C3716C" w:rsidRDefault="00392C00" w:rsidP="00C3716C">
      <w:pPr>
        <w:pStyle w:val="NormalWeb"/>
        <w:spacing w:before="0" w:beforeAutospacing="0" w:after="0" w:afterAutospacing="0"/>
        <w:rPr>
          <w:rFonts w:ascii="Arial" w:hAnsi="Arial" w:cs="Arial"/>
          <w:color w:val="808080" w:themeColor="background1" w:themeShade="80"/>
          <w:sz w:val="18"/>
          <w:szCs w:val="18"/>
        </w:rPr>
      </w:pPr>
    </w:p>
    <w:p w14:paraId="7BFF0D58" w14:textId="77777777" w:rsidR="00C3716C" w:rsidRPr="00C3716C" w:rsidRDefault="00C3716C" w:rsidP="00C3716C">
      <w:pPr>
        <w:pStyle w:val="NormalWeb"/>
        <w:spacing w:before="0" w:beforeAutospacing="0" w:after="0" w:afterAutospacing="0"/>
        <w:rPr>
          <w:rFonts w:ascii="Arial" w:hAnsi="Arial" w:cs="Arial"/>
          <w:color w:val="808080" w:themeColor="background1" w:themeShade="80"/>
          <w:sz w:val="18"/>
          <w:szCs w:val="18"/>
        </w:rPr>
      </w:pPr>
      <w:r w:rsidRPr="00C3716C">
        <w:rPr>
          <w:rStyle w:val="Strong"/>
          <w:rFonts w:ascii="Arial" w:hAnsi="Arial" w:cs="Arial"/>
          <w:color w:val="808080" w:themeColor="background1" w:themeShade="80"/>
          <w:sz w:val="18"/>
          <w:szCs w:val="18"/>
        </w:rPr>
        <w:t>Sautech (Pty) Ltd</w:t>
      </w:r>
      <w:r w:rsidRPr="00C3716C">
        <w:rPr>
          <w:rFonts w:ascii="Arial" w:hAnsi="Arial" w:cs="Arial"/>
          <w:color w:val="808080" w:themeColor="background1" w:themeShade="80"/>
          <w:sz w:val="18"/>
          <w:szCs w:val="18"/>
        </w:rPr>
        <w:t>, a company duly incorporated in accordance with the laws of South Africa, with Registration Number: 2003/006814/07 (hereinafter referred to as "the Supplier"),</w:t>
      </w:r>
    </w:p>
    <w:p w14:paraId="02AFD458" w14:textId="77777777" w:rsidR="00C3716C" w:rsidRPr="00C3716C" w:rsidRDefault="00C3716C" w:rsidP="00C3716C">
      <w:pPr>
        <w:pStyle w:val="NormalWeb"/>
        <w:spacing w:before="0" w:beforeAutospacing="0" w:after="0" w:afterAutospacing="0"/>
        <w:rPr>
          <w:rFonts w:ascii="Arial" w:hAnsi="Arial" w:cs="Arial"/>
          <w:color w:val="808080" w:themeColor="background1" w:themeShade="80"/>
          <w:sz w:val="18"/>
          <w:szCs w:val="18"/>
        </w:rPr>
      </w:pPr>
      <w:r w:rsidRPr="00C3716C">
        <w:rPr>
          <w:rFonts w:ascii="Arial" w:hAnsi="Arial" w:cs="Arial"/>
          <w:color w:val="808080" w:themeColor="background1" w:themeShade="80"/>
          <w:sz w:val="18"/>
          <w:szCs w:val="18"/>
        </w:rPr>
        <w:t>and</w:t>
      </w:r>
    </w:p>
    <w:p w14:paraId="449E7976" w14:textId="296F861B" w:rsidR="00150B8E" w:rsidRDefault="006173C4" w:rsidP="000D0F26">
      <w:pPr>
        <w:pStyle w:val="NormalWeb"/>
        <w:spacing w:before="0" w:beforeAutospacing="0" w:after="0" w:afterAutospacing="0"/>
        <w:rPr>
          <w:rFonts w:ascii="Arial" w:hAnsi="Arial" w:cs="Arial"/>
          <w:color w:val="808080" w:themeColor="background1" w:themeShade="80"/>
          <w:sz w:val="18"/>
          <w:szCs w:val="18"/>
        </w:rPr>
      </w:pPr>
      <w:r w:rsidRPr="002D7466">
        <w:rPr>
          <w:rStyle w:val="Strong"/>
          <w:rFonts w:ascii="Arial" w:hAnsi="Arial" w:cs="Arial"/>
          <w:color w:val="808080" w:themeColor="background1" w:themeShade="80"/>
          <w:sz w:val="18"/>
          <w:szCs w:val="18"/>
        </w:rPr>
        <w:t>Trifour Systems</w:t>
      </w:r>
      <w:r w:rsidR="00C3716C" w:rsidRPr="002D7466">
        <w:rPr>
          <w:rStyle w:val="Strong"/>
          <w:rFonts w:ascii="Arial" w:hAnsi="Arial" w:cs="Arial"/>
          <w:color w:val="808080" w:themeColor="background1" w:themeShade="80"/>
          <w:sz w:val="18"/>
          <w:szCs w:val="18"/>
        </w:rPr>
        <w:t xml:space="preserve"> (Pty) Ltd</w:t>
      </w:r>
      <w:r w:rsidR="00C3716C" w:rsidRPr="002D7466">
        <w:rPr>
          <w:rFonts w:ascii="Arial" w:hAnsi="Arial" w:cs="Arial"/>
          <w:color w:val="808080" w:themeColor="background1" w:themeShade="80"/>
          <w:sz w:val="18"/>
          <w:szCs w:val="18"/>
        </w:rPr>
        <w:t>, a company duly incorporated in accordance with the laws of South Africa, with Registration Number: 20</w:t>
      </w:r>
      <w:r w:rsidRPr="002D7466">
        <w:rPr>
          <w:rFonts w:ascii="Arial" w:hAnsi="Arial" w:cs="Arial"/>
          <w:color w:val="808080" w:themeColor="background1" w:themeShade="80"/>
          <w:sz w:val="18"/>
          <w:szCs w:val="18"/>
        </w:rPr>
        <w:t>02/009544/07</w:t>
      </w:r>
      <w:r w:rsidR="00C3716C" w:rsidRPr="002D7466">
        <w:rPr>
          <w:rFonts w:ascii="Arial" w:hAnsi="Arial" w:cs="Arial"/>
          <w:color w:val="808080" w:themeColor="background1" w:themeShade="80"/>
          <w:sz w:val="18"/>
          <w:szCs w:val="18"/>
        </w:rPr>
        <w:t xml:space="preserve"> (hereinafter </w:t>
      </w:r>
      <w:r w:rsidR="00C3716C" w:rsidRPr="00C3716C">
        <w:rPr>
          <w:rFonts w:ascii="Arial" w:hAnsi="Arial" w:cs="Arial"/>
          <w:color w:val="808080" w:themeColor="background1" w:themeShade="80"/>
          <w:sz w:val="18"/>
          <w:szCs w:val="18"/>
        </w:rPr>
        <w:t>referred to as "the Client"</w:t>
      </w:r>
      <w:r w:rsidR="00C3716C">
        <w:rPr>
          <w:rFonts w:ascii="Arial" w:hAnsi="Arial" w:cs="Arial"/>
          <w:color w:val="808080" w:themeColor="background1" w:themeShade="80"/>
          <w:sz w:val="18"/>
          <w:szCs w:val="18"/>
        </w:rPr>
        <w:t>).</w:t>
      </w:r>
    </w:p>
    <w:p w14:paraId="36787D3F" w14:textId="77777777" w:rsidR="000D0F26" w:rsidRPr="000D0F26" w:rsidRDefault="000D0F26" w:rsidP="000D0F26">
      <w:pPr>
        <w:pStyle w:val="NormalWeb"/>
        <w:spacing w:before="0" w:beforeAutospacing="0" w:after="0" w:afterAutospacing="0"/>
        <w:rPr>
          <w:rFonts w:ascii="Arial" w:hAnsi="Arial" w:cs="Arial"/>
          <w:color w:val="808080" w:themeColor="background1" w:themeShade="80"/>
        </w:rPr>
      </w:pPr>
    </w:p>
    <w:p w14:paraId="0EA67159" w14:textId="77777777" w:rsidR="00150B8E" w:rsidRPr="00150B8E" w:rsidRDefault="00150B8E" w:rsidP="00E82C0E">
      <w:pPr>
        <w:pStyle w:val="Heading2"/>
        <w:spacing w:after="0"/>
        <w:ind w:left="567" w:hanging="567"/>
      </w:pPr>
      <w:bookmarkStart w:id="2" w:name="_Toc195708126"/>
      <w:r>
        <w:t>Commencement Date</w:t>
      </w:r>
      <w:bookmarkEnd w:id="2"/>
    </w:p>
    <w:p w14:paraId="02509CAD" w14:textId="77777777" w:rsidR="00E82C0E" w:rsidRDefault="00E82C0E" w:rsidP="00E82C0E">
      <w:pPr>
        <w:spacing w:after="0"/>
        <w:rPr>
          <w:rFonts w:ascii="Arial" w:hAnsi="Arial"/>
          <w:color w:val="767171" w:themeColor="background2" w:themeShade="80"/>
          <w:sz w:val="18"/>
          <w:szCs w:val="18"/>
        </w:rPr>
      </w:pPr>
    </w:p>
    <w:p w14:paraId="409EECE1" w14:textId="638AC15A" w:rsidR="00960755" w:rsidRDefault="00150B8E" w:rsidP="00960755">
      <w:pPr>
        <w:spacing w:after="0"/>
        <w:rPr>
          <w:rFonts w:ascii="Arial" w:hAnsi="Arial"/>
          <w:color w:val="808080" w:themeColor="background1" w:themeShade="80"/>
          <w:sz w:val="18"/>
          <w:szCs w:val="18"/>
        </w:rPr>
      </w:pPr>
      <w:r w:rsidRPr="006C5352">
        <w:rPr>
          <w:rFonts w:ascii="Arial" w:hAnsi="Arial"/>
          <w:color w:val="767171" w:themeColor="background2" w:themeShade="80"/>
          <w:sz w:val="18"/>
          <w:szCs w:val="18"/>
        </w:rPr>
        <w:t xml:space="preserve">This </w:t>
      </w:r>
      <w:r w:rsidR="0021028C">
        <w:rPr>
          <w:rFonts w:ascii="Arial" w:hAnsi="Arial"/>
          <w:color w:val="767171" w:themeColor="background2" w:themeShade="80"/>
          <w:sz w:val="18"/>
          <w:szCs w:val="18"/>
        </w:rPr>
        <w:t>Agreement</w:t>
      </w:r>
      <w:r w:rsidRPr="006C5352">
        <w:rPr>
          <w:rFonts w:ascii="Arial" w:hAnsi="Arial"/>
          <w:color w:val="767171" w:themeColor="background2" w:themeShade="80"/>
          <w:sz w:val="18"/>
          <w:szCs w:val="18"/>
        </w:rPr>
        <w:t xml:space="preserve"> will </w:t>
      </w:r>
      <w:r w:rsidRPr="00BE66E5">
        <w:rPr>
          <w:rFonts w:ascii="Arial" w:hAnsi="Arial"/>
          <w:color w:val="808080" w:themeColor="background1" w:themeShade="80"/>
          <w:sz w:val="18"/>
          <w:szCs w:val="18"/>
        </w:rPr>
        <w:t>commence on</w:t>
      </w:r>
      <w:r w:rsidRPr="006173C4">
        <w:rPr>
          <w:rFonts w:ascii="Arial" w:hAnsi="Arial"/>
          <w:color w:val="808080" w:themeColor="background1" w:themeShade="80"/>
          <w:sz w:val="18"/>
          <w:szCs w:val="18"/>
        </w:rPr>
        <w:t xml:space="preserve"> </w:t>
      </w:r>
      <w:r w:rsidR="00BE66E5" w:rsidRPr="006173C4">
        <w:rPr>
          <w:rFonts w:ascii="Arial" w:hAnsi="Arial"/>
          <w:color w:val="808080" w:themeColor="background1" w:themeShade="80"/>
          <w:sz w:val="18"/>
          <w:szCs w:val="18"/>
        </w:rPr>
        <w:t>the</w:t>
      </w:r>
      <w:r w:rsidR="00BE66E5" w:rsidRPr="006173C4">
        <w:rPr>
          <w:rFonts w:ascii="Arial" w:hAnsi="Arial"/>
          <w:b/>
          <w:color w:val="808080" w:themeColor="background1" w:themeShade="80"/>
          <w:sz w:val="18"/>
          <w:szCs w:val="18"/>
        </w:rPr>
        <w:t xml:space="preserve"> </w:t>
      </w:r>
      <w:r w:rsidR="00194C10">
        <w:rPr>
          <w:rFonts w:ascii="Arial" w:hAnsi="Arial"/>
          <w:b/>
          <w:color w:val="808080" w:themeColor="background1" w:themeShade="80"/>
          <w:sz w:val="18"/>
          <w:szCs w:val="18"/>
        </w:rPr>
        <w:t>22</w:t>
      </w:r>
      <w:r w:rsidR="00194C10" w:rsidRPr="00194C10">
        <w:rPr>
          <w:rFonts w:ascii="Arial" w:hAnsi="Arial"/>
          <w:b/>
          <w:color w:val="808080" w:themeColor="background1" w:themeShade="80"/>
          <w:sz w:val="18"/>
          <w:szCs w:val="18"/>
          <w:vertAlign w:val="superscript"/>
        </w:rPr>
        <w:t>nd</w:t>
      </w:r>
      <w:r w:rsidR="00BE66E5" w:rsidRPr="00723D0A">
        <w:rPr>
          <w:rFonts w:ascii="Arial" w:hAnsi="Arial"/>
          <w:b/>
          <w:color w:val="808080" w:themeColor="background1" w:themeShade="80"/>
          <w:sz w:val="18"/>
          <w:szCs w:val="18"/>
        </w:rPr>
        <w:t xml:space="preserve"> April 2025.</w:t>
      </w:r>
    </w:p>
    <w:p w14:paraId="3E103E38" w14:textId="77777777" w:rsidR="00960755" w:rsidRPr="00960755" w:rsidRDefault="00960755" w:rsidP="00960755">
      <w:pPr>
        <w:spacing w:after="0"/>
        <w:rPr>
          <w:rFonts w:ascii="Arial" w:hAnsi="Arial"/>
          <w:color w:val="808080" w:themeColor="background1" w:themeShade="80"/>
          <w:sz w:val="18"/>
          <w:szCs w:val="18"/>
        </w:rPr>
      </w:pPr>
    </w:p>
    <w:p w14:paraId="3CC1BC5A" w14:textId="27C251B3" w:rsidR="00E017CD" w:rsidRPr="00E017CD" w:rsidRDefault="00E017CD" w:rsidP="00E017CD">
      <w:pPr>
        <w:pStyle w:val="Heading2"/>
        <w:ind w:left="567" w:hanging="567"/>
      </w:pPr>
      <w:bookmarkStart w:id="3" w:name="_Toc195708127"/>
      <w:r>
        <w:t>Terms and Renewal</w:t>
      </w:r>
      <w:bookmarkEnd w:id="3"/>
    </w:p>
    <w:p w14:paraId="7777594D" w14:textId="77777777" w:rsidR="00E017CD" w:rsidRPr="00E017CD" w:rsidRDefault="00E017CD" w:rsidP="00E017CD">
      <w:pPr>
        <w:spacing w:after="0" w:line="240" w:lineRule="auto"/>
        <w:rPr>
          <w:rFonts w:ascii="Arial" w:eastAsia="Times New Roman" w:hAnsi="Arial" w:cs="Arial"/>
          <w:color w:val="808080" w:themeColor="background1" w:themeShade="80"/>
          <w:sz w:val="18"/>
          <w:szCs w:val="18"/>
          <w:lang w:eastAsia="en-ZA"/>
        </w:rPr>
      </w:pPr>
      <w:r w:rsidRPr="00E017CD">
        <w:rPr>
          <w:rFonts w:ascii="Arial" w:eastAsia="Times New Roman" w:hAnsi="Arial" w:cs="Arial"/>
          <w:color w:val="808080" w:themeColor="background1" w:themeShade="80"/>
          <w:sz w:val="18"/>
          <w:szCs w:val="18"/>
          <w:lang w:eastAsia="en-ZA"/>
        </w:rPr>
        <w:t xml:space="preserve">The annual anniversary of this Agreement shall be </w:t>
      </w:r>
      <w:r w:rsidRPr="00E017CD">
        <w:rPr>
          <w:rFonts w:ascii="Arial" w:eastAsia="Times New Roman" w:hAnsi="Arial" w:cs="Arial"/>
          <w:b/>
          <w:bCs/>
          <w:color w:val="808080" w:themeColor="background1" w:themeShade="80"/>
          <w:sz w:val="18"/>
          <w:szCs w:val="18"/>
          <w:lang w:eastAsia="en-ZA"/>
        </w:rPr>
        <w:t>28 February</w:t>
      </w:r>
      <w:r w:rsidRPr="00E017CD">
        <w:rPr>
          <w:rFonts w:ascii="Arial" w:eastAsia="Times New Roman" w:hAnsi="Arial" w:cs="Arial"/>
          <w:color w:val="808080" w:themeColor="background1" w:themeShade="80"/>
          <w:sz w:val="18"/>
          <w:szCs w:val="18"/>
          <w:lang w:eastAsia="en-ZA"/>
        </w:rPr>
        <w:t xml:space="preserve"> of each calendar year, commencing from the following business year after the execution of this Agreement. On this date, the fee structure outlined herein may be subject to an adjustment based on the standard rate linked to the annually released Consumer Price Index (CPIX) rate, where applicable to the specific service or services provided.</w:t>
      </w:r>
    </w:p>
    <w:p w14:paraId="2369760F" w14:textId="7F00BEA4" w:rsidR="00960755" w:rsidRPr="00E017CD" w:rsidRDefault="00E017CD" w:rsidP="00E017CD">
      <w:pPr>
        <w:spacing w:after="0" w:line="240" w:lineRule="auto"/>
        <w:rPr>
          <w:rFonts w:ascii="Arial" w:eastAsia="Times New Roman" w:hAnsi="Arial" w:cs="Arial"/>
          <w:color w:val="808080" w:themeColor="background1" w:themeShade="80"/>
          <w:sz w:val="18"/>
          <w:szCs w:val="18"/>
          <w:lang w:eastAsia="en-ZA"/>
        </w:rPr>
      </w:pPr>
      <w:r w:rsidRPr="00E017CD">
        <w:rPr>
          <w:rFonts w:ascii="Arial" w:eastAsia="Times New Roman" w:hAnsi="Arial" w:cs="Arial"/>
          <w:color w:val="808080" w:themeColor="background1" w:themeShade="80"/>
          <w:sz w:val="18"/>
          <w:szCs w:val="18"/>
          <w:lang w:eastAsia="en-ZA"/>
        </w:rPr>
        <w:t>Prior to any fee adjustment taking effect, the services and the corresponding fees will be reviewed, discussed, and agreed upon in writing by both the Supplier and the Client.</w:t>
      </w:r>
    </w:p>
    <w:p w14:paraId="5EC8BF7D" w14:textId="77777777" w:rsidR="00960755" w:rsidRDefault="00960755" w:rsidP="00960755">
      <w:pPr>
        <w:spacing w:after="0"/>
        <w:rPr>
          <w:rFonts w:ascii="Arial" w:hAnsi="Arial"/>
          <w:bCs/>
          <w:color w:val="808080"/>
          <w:sz w:val="18"/>
          <w:szCs w:val="18"/>
        </w:rPr>
      </w:pPr>
    </w:p>
    <w:p w14:paraId="5818C8B8" w14:textId="1C2C6178" w:rsidR="00960755" w:rsidRPr="00DE4B73" w:rsidRDefault="00D8170F" w:rsidP="00D8170F">
      <w:pPr>
        <w:pStyle w:val="Heading2"/>
        <w:spacing w:after="0"/>
        <w:ind w:left="567" w:hanging="567"/>
      </w:pPr>
      <w:bookmarkStart w:id="4" w:name="_Toc195708128"/>
      <w:r>
        <w:t xml:space="preserve">Duration of </w:t>
      </w:r>
      <w:r w:rsidR="0021028C">
        <w:t>Agreement</w:t>
      </w:r>
      <w:bookmarkEnd w:id="4"/>
    </w:p>
    <w:p w14:paraId="46702B85" w14:textId="77777777" w:rsidR="00DE4B73" w:rsidRDefault="00DE4B73" w:rsidP="00DE4B73">
      <w:pPr>
        <w:pStyle w:val="BodyText"/>
        <w:spacing w:after="0"/>
        <w:rPr>
          <w:color w:val="808080" w:themeColor="background1" w:themeShade="80"/>
          <w:sz w:val="18"/>
          <w:szCs w:val="18"/>
        </w:rPr>
      </w:pPr>
    </w:p>
    <w:p w14:paraId="417C66B7" w14:textId="4E9DA44A" w:rsidR="00DE4B73" w:rsidRPr="00723D0A" w:rsidRDefault="00BE66E5" w:rsidP="00DE4B73">
      <w:pPr>
        <w:pStyle w:val="BodyText"/>
        <w:spacing w:after="0"/>
        <w:rPr>
          <w:color w:val="808080" w:themeColor="background1" w:themeShade="80"/>
          <w:sz w:val="18"/>
          <w:szCs w:val="18"/>
        </w:rPr>
      </w:pPr>
      <w:r w:rsidRPr="00723D0A">
        <w:rPr>
          <w:rStyle w:val="Strong"/>
          <w:color w:val="808080" w:themeColor="background1" w:themeShade="80"/>
          <w:sz w:val="18"/>
          <w:szCs w:val="18"/>
        </w:rPr>
        <w:t>This Agreement shall be valid for a fixed period of 3 (THREE) years commencing on the date of initial signoff.</w:t>
      </w:r>
      <w:r w:rsidRPr="00723D0A">
        <w:rPr>
          <w:color w:val="808080" w:themeColor="background1" w:themeShade="80"/>
          <w:sz w:val="18"/>
          <w:szCs w:val="18"/>
        </w:rPr>
        <w:t xml:space="preserve"> Upon expiry of the 3-year term, the Agreement may be renewed or extended upon mutual written agreement by both parties. Either party may terminate this Agreement by providing written notice at least 60 (SIXTY) days prior to the intended termination date.</w:t>
      </w:r>
    </w:p>
    <w:p w14:paraId="10B4858D" w14:textId="77777777" w:rsidR="00BE66E5" w:rsidRPr="000D0F26" w:rsidRDefault="00BE66E5" w:rsidP="00DE4B73">
      <w:pPr>
        <w:pStyle w:val="BodyText"/>
        <w:spacing w:after="0"/>
        <w:rPr>
          <w:color w:val="808080"/>
          <w:sz w:val="24"/>
          <w:szCs w:val="24"/>
        </w:rPr>
      </w:pPr>
    </w:p>
    <w:p w14:paraId="4A00AEDB" w14:textId="3877548A" w:rsidR="00D8170F" w:rsidRPr="00D8170F" w:rsidRDefault="00B97ADF" w:rsidP="00DE4B73">
      <w:pPr>
        <w:pStyle w:val="Heading2"/>
        <w:spacing w:after="0"/>
        <w:ind w:left="567" w:hanging="567"/>
      </w:pPr>
      <w:bookmarkStart w:id="5" w:name="_Toc195708129"/>
      <w:r>
        <w:t>Non-E</w:t>
      </w:r>
      <w:r w:rsidR="00623079">
        <w:t>xclusiv</w:t>
      </w:r>
      <w:r w:rsidR="00E017CD">
        <w:t>ity</w:t>
      </w:r>
      <w:bookmarkEnd w:id="5"/>
    </w:p>
    <w:p w14:paraId="29D37051" w14:textId="77777777" w:rsidR="00DE4B73" w:rsidRDefault="00DE4B73" w:rsidP="00DE4B73">
      <w:pPr>
        <w:spacing w:after="0"/>
        <w:rPr>
          <w:rFonts w:ascii="Arial" w:hAnsi="Arial"/>
          <w:color w:val="808080"/>
          <w:sz w:val="18"/>
          <w:szCs w:val="18"/>
        </w:rPr>
      </w:pPr>
    </w:p>
    <w:p w14:paraId="444FBEDA" w14:textId="77777777" w:rsidR="00E017CD" w:rsidRPr="00E017CD" w:rsidRDefault="00E017CD" w:rsidP="00E017CD">
      <w:pPr>
        <w:spacing w:after="0" w:line="240" w:lineRule="auto"/>
        <w:rPr>
          <w:rFonts w:ascii="Arial" w:eastAsia="Times New Roman" w:hAnsi="Arial" w:cs="Arial"/>
          <w:color w:val="808080" w:themeColor="background1" w:themeShade="80"/>
          <w:sz w:val="18"/>
          <w:szCs w:val="18"/>
          <w:lang w:eastAsia="en-ZA"/>
        </w:rPr>
      </w:pPr>
      <w:r w:rsidRPr="00E017CD">
        <w:rPr>
          <w:rFonts w:ascii="Arial" w:eastAsia="Times New Roman" w:hAnsi="Arial" w:cs="Arial"/>
          <w:color w:val="808080" w:themeColor="background1" w:themeShade="80"/>
          <w:sz w:val="18"/>
          <w:szCs w:val="18"/>
          <w:lang w:eastAsia="en-ZA"/>
        </w:rPr>
        <w:t>It is expressly understood and agreed that this Agreement does not confer any exclusive rights to the Supplier to conduct business with the Client. The Client reserves the right to engage other suppliers for the procurement of similar services.</w:t>
      </w:r>
    </w:p>
    <w:p w14:paraId="5EDFED82" w14:textId="667B253B" w:rsidR="003E36F9" w:rsidRDefault="00E017CD" w:rsidP="00E017CD">
      <w:pPr>
        <w:spacing w:after="0" w:line="240" w:lineRule="auto"/>
        <w:rPr>
          <w:rFonts w:ascii="Arial" w:eastAsia="Times New Roman" w:hAnsi="Arial" w:cs="Arial"/>
          <w:color w:val="808080" w:themeColor="background1" w:themeShade="80"/>
          <w:sz w:val="18"/>
          <w:szCs w:val="18"/>
          <w:lang w:eastAsia="en-ZA"/>
        </w:rPr>
      </w:pPr>
      <w:r w:rsidRPr="00E017CD">
        <w:rPr>
          <w:rFonts w:ascii="Arial" w:eastAsia="Times New Roman" w:hAnsi="Arial" w:cs="Arial"/>
          <w:color w:val="808080" w:themeColor="background1" w:themeShade="80"/>
          <w:sz w:val="18"/>
          <w:szCs w:val="18"/>
          <w:lang w:eastAsia="en-ZA"/>
        </w:rPr>
        <w:t>Additionally, nothing in this Agreement restricts the Supplier from marketing, developing, offering, or providing similar services or products to other clients or potential clients.</w:t>
      </w:r>
    </w:p>
    <w:p w14:paraId="1D5042DE" w14:textId="77777777" w:rsidR="003E36F9" w:rsidRPr="003E36F9" w:rsidRDefault="003E36F9" w:rsidP="00E017CD">
      <w:pPr>
        <w:spacing w:after="0" w:line="240" w:lineRule="auto"/>
        <w:rPr>
          <w:rFonts w:ascii="Arial" w:eastAsia="Times New Roman" w:hAnsi="Arial" w:cs="Arial"/>
          <w:color w:val="808080" w:themeColor="background1" w:themeShade="80"/>
          <w:sz w:val="8"/>
          <w:szCs w:val="8"/>
          <w:lang w:eastAsia="en-ZA"/>
        </w:rPr>
      </w:pPr>
    </w:p>
    <w:p w14:paraId="6F5411E5" w14:textId="77777777" w:rsidR="00DE4B73" w:rsidRPr="00DE4B73" w:rsidRDefault="00DE4B73" w:rsidP="00DE4B73">
      <w:pPr>
        <w:spacing w:after="0"/>
        <w:rPr>
          <w:rFonts w:ascii="Arial" w:hAnsi="Arial"/>
          <w:color w:val="808080"/>
          <w:sz w:val="18"/>
          <w:szCs w:val="18"/>
        </w:rPr>
      </w:pPr>
    </w:p>
    <w:p w14:paraId="259F2A1D" w14:textId="72C8D348" w:rsidR="00D8170F" w:rsidRDefault="00D8170F" w:rsidP="00DE4B73">
      <w:pPr>
        <w:pStyle w:val="Heading1"/>
        <w:spacing w:after="0"/>
        <w:ind w:left="567" w:hanging="567"/>
      </w:pPr>
      <w:bookmarkStart w:id="6" w:name="_Toc195708130"/>
      <w:r>
        <w:t>INTERPRETATION</w:t>
      </w:r>
      <w:r w:rsidR="00E017CD">
        <w:t xml:space="preserve"> AND</w:t>
      </w:r>
      <w:r>
        <w:t xml:space="preserve"> DEFINITIONS</w:t>
      </w:r>
      <w:bookmarkEnd w:id="6"/>
    </w:p>
    <w:p w14:paraId="661F50EE" w14:textId="77777777" w:rsidR="00D8170F" w:rsidRPr="00D8170F" w:rsidRDefault="00D8170F" w:rsidP="00DE4B73">
      <w:pPr>
        <w:spacing w:after="0"/>
      </w:pPr>
    </w:p>
    <w:p w14:paraId="5A70B5B7" w14:textId="77777777" w:rsidR="00D8170F" w:rsidRPr="00D8170F" w:rsidRDefault="00D8170F" w:rsidP="00DA00D3">
      <w:pPr>
        <w:pStyle w:val="Heading2"/>
        <w:numPr>
          <w:ilvl w:val="1"/>
          <w:numId w:val="1"/>
        </w:numPr>
        <w:spacing w:after="0"/>
        <w:ind w:left="567" w:hanging="567"/>
      </w:pPr>
      <w:bookmarkStart w:id="7" w:name="_Toc195708131"/>
      <w:r>
        <w:t>Definitions</w:t>
      </w:r>
      <w:bookmarkEnd w:id="7"/>
    </w:p>
    <w:p w14:paraId="30F825F7" w14:textId="294CAED7" w:rsidR="00D8170F" w:rsidRPr="00E934CE" w:rsidRDefault="00DE4B73" w:rsidP="00DE4B73">
      <w:pPr>
        <w:rPr>
          <w:rFonts w:ascii="Arial" w:hAnsi="Arial"/>
          <w:color w:val="808080"/>
          <w:sz w:val="18"/>
          <w:szCs w:val="18"/>
        </w:rPr>
      </w:pPr>
      <w:r>
        <w:rPr>
          <w:rFonts w:ascii="Arial" w:hAnsi="Arial"/>
          <w:i/>
          <w:iCs/>
          <w:color w:val="808080"/>
          <w:sz w:val="18"/>
          <w:szCs w:val="18"/>
        </w:rPr>
        <w:br/>
      </w:r>
      <w:r w:rsidR="00D8170F" w:rsidRPr="00E934CE">
        <w:rPr>
          <w:rFonts w:ascii="Arial" w:hAnsi="Arial"/>
          <w:i/>
          <w:iCs/>
          <w:color w:val="808080"/>
          <w:sz w:val="18"/>
          <w:szCs w:val="18"/>
        </w:rPr>
        <w:t>“Affiliate”</w:t>
      </w:r>
      <w:r w:rsidR="00D8170F" w:rsidRPr="00E934CE">
        <w:rPr>
          <w:rFonts w:ascii="Arial" w:hAnsi="Arial"/>
          <w:color w:val="808080"/>
          <w:sz w:val="18"/>
          <w:szCs w:val="18"/>
        </w:rPr>
        <w:t xml:space="preserve"> means a subsidiary organisation, sister organisation or an organisationally co</w:t>
      </w:r>
      <w:r w:rsidR="00D8170F">
        <w:rPr>
          <w:rFonts w:ascii="Arial" w:hAnsi="Arial"/>
          <w:color w:val="808080"/>
          <w:sz w:val="18"/>
          <w:szCs w:val="18"/>
        </w:rPr>
        <w:t>nnected entity to either party.</w:t>
      </w:r>
    </w:p>
    <w:p w14:paraId="3AD55191" w14:textId="2AE49D0A" w:rsidR="00D8170F" w:rsidRDefault="00D8170F" w:rsidP="00DE4B73">
      <w:pPr>
        <w:rPr>
          <w:rFonts w:ascii="Arial" w:hAnsi="Arial"/>
          <w:color w:val="808080"/>
          <w:sz w:val="18"/>
          <w:szCs w:val="18"/>
        </w:rPr>
      </w:pPr>
      <w:r w:rsidRPr="00E934CE">
        <w:rPr>
          <w:rFonts w:ascii="Arial" w:hAnsi="Arial"/>
          <w:i/>
          <w:iCs/>
          <w:color w:val="808080"/>
          <w:sz w:val="18"/>
          <w:szCs w:val="18"/>
        </w:rPr>
        <w:t>“Benchmarks, targets and metrics”</w:t>
      </w:r>
      <w:r w:rsidRPr="00E934CE">
        <w:rPr>
          <w:rFonts w:ascii="Arial" w:hAnsi="Arial"/>
          <w:color w:val="808080"/>
          <w:sz w:val="18"/>
          <w:szCs w:val="18"/>
        </w:rPr>
        <w:t xml:space="preserve"> means the agreed numeric criteria against which performance under this </w:t>
      </w:r>
      <w:r w:rsidR="0021028C">
        <w:rPr>
          <w:rFonts w:ascii="Arial" w:hAnsi="Arial"/>
          <w:color w:val="808080"/>
          <w:sz w:val="18"/>
          <w:szCs w:val="18"/>
        </w:rPr>
        <w:t>Agreement</w:t>
      </w:r>
      <w:r>
        <w:rPr>
          <w:rFonts w:ascii="Arial" w:hAnsi="Arial"/>
          <w:color w:val="808080"/>
          <w:sz w:val="18"/>
          <w:szCs w:val="18"/>
        </w:rPr>
        <w:t xml:space="preserve"> is to be measured.</w:t>
      </w:r>
    </w:p>
    <w:p w14:paraId="52425806" w14:textId="2327E5E0" w:rsidR="00CD2A30" w:rsidRPr="00E934CE" w:rsidRDefault="00CD2A30" w:rsidP="00DE4B73">
      <w:pPr>
        <w:rPr>
          <w:rFonts w:ascii="Arial" w:hAnsi="Arial"/>
          <w:color w:val="808080"/>
          <w:sz w:val="18"/>
          <w:szCs w:val="18"/>
        </w:rPr>
      </w:pPr>
      <w:r w:rsidRPr="00E934CE">
        <w:rPr>
          <w:rFonts w:ascii="Arial" w:hAnsi="Arial" w:cs="Arial"/>
          <w:i/>
          <w:color w:val="808080"/>
          <w:sz w:val="18"/>
          <w:szCs w:val="18"/>
        </w:rPr>
        <w:t>“Business Days”</w:t>
      </w:r>
      <w:r w:rsidRPr="00E934CE">
        <w:rPr>
          <w:rFonts w:ascii="Arial" w:hAnsi="Arial" w:cs="Arial"/>
          <w:color w:val="808080"/>
          <w:sz w:val="18"/>
          <w:szCs w:val="18"/>
        </w:rPr>
        <w:t xml:space="preserve"> - Business days has been defined as Monday to Friday, 8am to 5</w:t>
      </w:r>
      <w:r>
        <w:rPr>
          <w:rFonts w:ascii="Arial" w:hAnsi="Arial" w:cs="Arial"/>
          <w:color w:val="808080"/>
          <w:sz w:val="18"/>
          <w:szCs w:val="18"/>
        </w:rPr>
        <w:t>pm, excluding public holidays.</w:t>
      </w:r>
    </w:p>
    <w:p w14:paraId="24A7038A" w14:textId="24A3BF4B" w:rsidR="00D8170F" w:rsidRPr="00E934CE" w:rsidRDefault="00D8170F" w:rsidP="00DE4B73">
      <w:pPr>
        <w:rPr>
          <w:rFonts w:ascii="Arial" w:hAnsi="Arial"/>
          <w:color w:val="808080"/>
          <w:sz w:val="18"/>
          <w:szCs w:val="18"/>
        </w:rPr>
      </w:pPr>
      <w:r w:rsidRPr="00E934CE">
        <w:rPr>
          <w:rFonts w:ascii="Arial" w:hAnsi="Arial"/>
          <w:i/>
          <w:iCs/>
          <w:color w:val="808080"/>
          <w:sz w:val="18"/>
          <w:szCs w:val="18"/>
        </w:rPr>
        <w:t>“Change control procedures”</w:t>
      </w:r>
      <w:r w:rsidRPr="00E934CE">
        <w:rPr>
          <w:rFonts w:ascii="Arial" w:hAnsi="Arial"/>
          <w:color w:val="808080"/>
          <w:sz w:val="18"/>
          <w:szCs w:val="18"/>
        </w:rPr>
        <w:t xml:space="preserve"> means the agreed process to be followed when changes are required either to th</w:t>
      </w:r>
      <w:r>
        <w:rPr>
          <w:rFonts w:ascii="Arial" w:hAnsi="Arial"/>
          <w:color w:val="808080"/>
          <w:sz w:val="18"/>
          <w:szCs w:val="18"/>
        </w:rPr>
        <w:t xml:space="preserve">is </w:t>
      </w:r>
      <w:r w:rsidR="0021028C">
        <w:rPr>
          <w:rFonts w:ascii="Arial" w:hAnsi="Arial"/>
          <w:color w:val="808080"/>
          <w:sz w:val="18"/>
          <w:szCs w:val="18"/>
        </w:rPr>
        <w:t>Agreement</w:t>
      </w:r>
      <w:r>
        <w:rPr>
          <w:rFonts w:ascii="Arial" w:hAnsi="Arial"/>
          <w:color w:val="808080"/>
          <w:sz w:val="18"/>
          <w:szCs w:val="18"/>
        </w:rPr>
        <w:t xml:space="preserve"> or to the Services</w:t>
      </w:r>
      <w:r w:rsidR="00DE0C55">
        <w:rPr>
          <w:rFonts w:ascii="Arial" w:hAnsi="Arial"/>
          <w:color w:val="808080"/>
          <w:sz w:val="18"/>
          <w:szCs w:val="18"/>
        </w:rPr>
        <w:t xml:space="preserve"> and as set out under Schedule D</w:t>
      </w:r>
      <w:r w:rsidR="00B97ADF">
        <w:rPr>
          <w:rFonts w:ascii="Arial" w:hAnsi="Arial"/>
          <w:color w:val="808080"/>
          <w:sz w:val="18"/>
          <w:szCs w:val="18"/>
        </w:rPr>
        <w:t>.</w:t>
      </w:r>
    </w:p>
    <w:p w14:paraId="363F9322" w14:textId="2B6D621A" w:rsidR="00D8170F" w:rsidRPr="00E934CE" w:rsidRDefault="00D8170F" w:rsidP="00DE4B73">
      <w:pPr>
        <w:rPr>
          <w:rFonts w:ascii="Arial" w:hAnsi="Arial"/>
          <w:color w:val="808080"/>
          <w:sz w:val="18"/>
          <w:szCs w:val="18"/>
        </w:rPr>
      </w:pPr>
      <w:r w:rsidRPr="00E934CE">
        <w:rPr>
          <w:rFonts w:ascii="Arial" w:hAnsi="Arial"/>
          <w:i/>
          <w:iCs/>
          <w:color w:val="808080"/>
          <w:sz w:val="18"/>
          <w:szCs w:val="18"/>
        </w:rPr>
        <w:lastRenderedPageBreak/>
        <w:t>“Commencement date”</w:t>
      </w:r>
      <w:r w:rsidRPr="00E934CE">
        <w:rPr>
          <w:rFonts w:ascii="Arial" w:hAnsi="Arial"/>
          <w:color w:val="808080"/>
          <w:sz w:val="18"/>
          <w:szCs w:val="18"/>
        </w:rPr>
        <w:t xml:space="preserve"> means the date that the </w:t>
      </w:r>
      <w:r w:rsidR="0021028C">
        <w:rPr>
          <w:rFonts w:ascii="Arial" w:hAnsi="Arial"/>
          <w:color w:val="808080"/>
          <w:sz w:val="18"/>
          <w:szCs w:val="18"/>
        </w:rPr>
        <w:t>Agreement</w:t>
      </w:r>
      <w:r>
        <w:rPr>
          <w:rFonts w:ascii="Arial" w:hAnsi="Arial"/>
          <w:color w:val="808080"/>
          <w:sz w:val="18"/>
          <w:szCs w:val="18"/>
        </w:rPr>
        <w:t xml:space="preserve"> is considered to be effective.</w:t>
      </w:r>
    </w:p>
    <w:p w14:paraId="3FFC5C90" w14:textId="236F27C6" w:rsidR="00D8170F" w:rsidRPr="00E934CE" w:rsidRDefault="00D8170F" w:rsidP="00DE4B73">
      <w:pPr>
        <w:rPr>
          <w:rFonts w:ascii="Arial" w:hAnsi="Arial"/>
          <w:color w:val="808080"/>
          <w:sz w:val="18"/>
          <w:szCs w:val="18"/>
        </w:rPr>
      </w:pPr>
      <w:r w:rsidRPr="00E934CE">
        <w:rPr>
          <w:rFonts w:ascii="Arial" w:hAnsi="Arial"/>
          <w:i/>
          <w:iCs/>
          <w:color w:val="808080"/>
          <w:sz w:val="18"/>
          <w:szCs w:val="18"/>
        </w:rPr>
        <w:t>“Defective or inadequate performance”</w:t>
      </w:r>
      <w:r w:rsidRPr="00E934CE">
        <w:rPr>
          <w:rFonts w:ascii="Arial" w:hAnsi="Arial"/>
          <w:color w:val="808080"/>
          <w:sz w:val="18"/>
          <w:szCs w:val="18"/>
        </w:rPr>
        <w:t xml:space="preserve"> means the delivery of services where the performance levels do not m</w:t>
      </w:r>
      <w:r>
        <w:rPr>
          <w:rFonts w:ascii="Arial" w:hAnsi="Arial"/>
          <w:color w:val="808080"/>
          <w:sz w:val="18"/>
          <w:szCs w:val="18"/>
        </w:rPr>
        <w:t xml:space="preserve">eet </w:t>
      </w:r>
      <w:r w:rsidR="00623079">
        <w:rPr>
          <w:rFonts w:ascii="Arial" w:hAnsi="Arial"/>
          <w:color w:val="808080"/>
          <w:sz w:val="18"/>
          <w:szCs w:val="18"/>
        </w:rPr>
        <w:t xml:space="preserve">an </w:t>
      </w:r>
      <w:r w:rsidR="009E1D63">
        <w:rPr>
          <w:rFonts w:ascii="Arial" w:hAnsi="Arial"/>
          <w:color w:val="808080"/>
          <w:sz w:val="18"/>
          <w:szCs w:val="18"/>
        </w:rPr>
        <w:t>agreed minimum criterion</w:t>
      </w:r>
      <w:r>
        <w:rPr>
          <w:rFonts w:ascii="Arial" w:hAnsi="Arial"/>
          <w:color w:val="808080"/>
          <w:sz w:val="18"/>
          <w:szCs w:val="18"/>
        </w:rPr>
        <w:t>.</w:t>
      </w:r>
    </w:p>
    <w:p w14:paraId="4F77D8A7" w14:textId="77777777" w:rsidR="00D8170F" w:rsidRPr="00E934CE" w:rsidRDefault="00D8170F" w:rsidP="00DE4B73">
      <w:pPr>
        <w:rPr>
          <w:rFonts w:ascii="Arial" w:hAnsi="Arial"/>
          <w:color w:val="808080"/>
          <w:sz w:val="18"/>
          <w:szCs w:val="18"/>
        </w:rPr>
      </w:pPr>
      <w:r w:rsidRPr="00E934CE">
        <w:rPr>
          <w:rFonts w:ascii="Arial" w:hAnsi="Arial"/>
          <w:i/>
          <w:iCs/>
          <w:color w:val="808080"/>
          <w:sz w:val="18"/>
          <w:szCs w:val="18"/>
        </w:rPr>
        <w:t>“Disclosing party”</w:t>
      </w:r>
      <w:r w:rsidRPr="00E934CE">
        <w:rPr>
          <w:rFonts w:ascii="Arial" w:hAnsi="Arial"/>
          <w:color w:val="808080"/>
          <w:sz w:val="18"/>
          <w:szCs w:val="18"/>
        </w:rPr>
        <w:t xml:space="preserve"> means the party who has disclosed confidential </w:t>
      </w:r>
      <w:r>
        <w:rPr>
          <w:rFonts w:ascii="Arial" w:hAnsi="Arial"/>
          <w:color w:val="808080"/>
          <w:sz w:val="18"/>
          <w:szCs w:val="18"/>
        </w:rPr>
        <w:t>information to the other party.</w:t>
      </w:r>
    </w:p>
    <w:p w14:paraId="43BF5E6D" w14:textId="64169EF3" w:rsidR="00D8170F" w:rsidRPr="00E934CE" w:rsidRDefault="00D8170F" w:rsidP="00DE4B73">
      <w:pPr>
        <w:rPr>
          <w:rFonts w:ascii="Arial" w:hAnsi="Arial"/>
          <w:color w:val="808080"/>
          <w:sz w:val="18"/>
          <w:szCs w:val="18"/>
        </w:rPr>
      </w:pPr>
      <w:r w:rsidRPr="00E934CE">
        <w:rPr>
          <w:rFonts w:ascii="Arial" w:hAnsi="Arial"/>
          <w:i/>
          <w:iCs/>
          <w:color w:val="808080"/>
          <w:sz w:val="18"/>
          <w:szCs w:val="18"/>
        </w:rPr>
        <w:t>“Initial period”</w:t>
      </w:r>
      <w:r w:rsidRPr="00E934CE">
        <w:rPr>
          <w:rFonts w:ascii="Arial" w:hAnsi="Arial"/>
          <w:color w:val="808080"/>
          <w:sz w:val="18"/>
          <w:szCs w:val="18"/>
        </w:rPr>
        <w:t xml:space="preserve"> means</w:t>
      </w:r>
      <w:r>
        <w:rPr>
          <w:rFonts w:ascii="Arial" w:hAnsi="Arial"/>
          <w:color w:val="808080"/>
          <w:sz w:val="18"/>
          <w:szCs w:val="18"/>
        </w:rPr>
        <w:t xml:space="preserve"> the </w:t>
      </w:r>
      <w:r w:rsidR="0021028C">
        <w:rPr>
          <w:rFonts w:ascii="Arial" w:hAnsi="Arial"/>
          <w:color w:val="808080"/>
          <w:sz w:val="18"/>
          <w:szCs w:val="18"/>
        </w:rPr>
        <w:t>Agreement</w:t>
      </w:r>
      <w:r>
        <w:rPr>
          <w:rFonts w:ascii="Arial" w:hAnsi="Arial"/>
          <w:color w:val="808080"/>
          <w:sz w:val="18"/>
          <w:szCs w:val="18"/>
        </w:rPr>
        <w:t xml:space="preserve"> period from the C</w:t>
      </w:r>
      <w:r w:rsidRPr="00E934CE">
        <w:rPr>
          <w:rFonts w:ascii="Arial" w:hAnsi="Arial"/>
          <w:color w:val="808080"/>
          <w:sz w:val="18"/>
          <w:szCs w:val="18"/>
        </w:rPr>
        <w:t xml:space="preserve">ommencement </w:t>
      </w:r>
      <w:r>
        <w:rPr>
          <w:rFonts w:ascii="Arial" w:hAnsi="Arial"/>
          <w:color w:val="808080"/>
          <w:sz w:val="18"/>
          <w:szCs w:val="18"/>
        </w:rPr>
        <w:t>date to the first renewal date.</w:t>
      </w:r>
    </w:p>
    <w:p w14:paraId="1F965AAF" w14:textId="49564AFE" w:rsidR="00D8170F" w:rsidRPr="00E934CE" w:rsidRDefault="00D8170F" w:rsidP="00DE4B73">
      <w:pPr>
        <w:rPr>
          <w:rFonts w:ascii="Arial" w:hAnsi="Arial"/>
          <w:color w:val="808080"/>
          <w:sz w:val="18"/>
          <w:szCs w:val="18"/>
        </w:rPr>
      </w:pPr>
      <w:r w:rsidRPr="00E934CE">
        <w:rPr>
          <w:rFonts w:ascii="Arial" w:hAnsi="Arial"/>
          <w:i/>
          <w:iCs/>
          <w:color w:val="808080"/>
          <w:sz w:val="18"/>
          <w:szCs w:val="18"/>
        </w:rPr>
        <w:t>“</w:t>
      </w:r>
      <w:r w:rsidR="0052385B">
        <w:rPr>
          <w:rFonts w:ascii="Arial" w:hAnsi="Arial"/>
          <w:i/>
          <w:iCs/>
          <w:color w:val="808080"/>
          <w:sz w:val="18"/>
          <w:szCs w:val="18"/>
        </w:rPr>
        <w:t>Intellectual</w:t>
      </w:r>
      <w:r w:rsidRPr="00E934CE">
        <w:rPr>
          <w:rFonts w:ascii="Arial" w:hAnsi="Arial"/>
          <w:i/>
          <w:iCs/>
          <w:color w:val="808080"/>
          <w:sz w:val="18"/>
          <w:szCs w:val="18"/>
        </w:rPr>
        <w:t xml:space="preserve"> </w:t>
      </w:r>
      <w:r w:rsidR="0052385B">
        <w:rPr>
          <w:rFonts w:ascii="Arial" w:hAnsi="Arial"/>
          <w:i/>
          <w:iCs/>
          <w:color w:val="808080"/>
          <w:sz w:val="18"/>
          <w:szCs w:val="18"/>
        </w:rPr>
        <w:t>Property</w:t>
      </w:r>
      <w:r w:rsidRPr="00E934CE">
        <w:rPr>
          <w:rFonts w:ascii="Arial" w:hAnsi="Arial"/>
          <w:i/>
          <w:iCs/>
          <w:color w:val="808080"/>
          <w:sz w:val="18"/>
          <w:szCs w:val="18"/>
        </w:rPr>
        <w:t xml:space="preserve"> </w:t>
      </w:r>
      <w:r w:rsidR="0052385B">
        <w:rPr>
          <w:rFonts w:ascii="Arial" w:hAnsi="Arial"/>
          <w:i/>
          <w:iCs/>
          <w:color w:val="808080"/>
          <w:sz w:val="18"/>
          <w:szCs w:val="18"/>
        </w:rPr>
        <w:t>Rights</w:t>
      </w:r>
      <w:r w:rsidRPr="00E934CE">
        <w:rPr>
          <w:rFonts w:ascii="Arial" w:hAnsi="Arial"/>
          <w:i/>
          <w:iCs/>
          <w:color w:val="808080"/>
          <w:sz w:val="18"/>
          <w:szCs w:val="18"/>
        </w:rPr>
        <w:t>”</w:t>
      </w:r>
      <w:r w:rsidRPr="00E934CE">
        <w:rPr>
          <w:rFonts w:ascii="Arial" w:hAnsi="Arial"/>
          <w:color w:val="808080"/>
          <w:sz w:val="18"/>
          <w:szCs w:val="18"/>
        </w:rPr>
        <w:t xml:space="preserve"> mean the registered or non-registered ownership of patents, trademarks, registered</w:t>
      </w:r>
      <w:r>
        <w:rPr>
          <w:rFonts w:ascii="Arial" w:hAnsi="Arial"/>
          <w:color w:val="808080"/>
          <w:sz w:val="18"/>
          <w:szCs w:val="18"/>
        </w:rPr>
        <w:t xml:space="preserve"> design, know-how or copyright.</w:t>
      </w:r>
    </w:p>
    <w:p w14:paraId="6621B24E" w14:textId="2E2D409F" w:rsidR="00D8170F" w:rsidRPr="00E934CE" w:rsidRDefault="00D8170F" w:rsidP="00DE4B73">
      <w:pPr>
        <w:rPr>
          <w:rFonts w:ascii="Arial" w:hAnsi="Arial"/>
          <w:color w:val="808080"/>
          <w:sz w:val="18"/>
          <w:szCs w:val="18"/>
        </w:rPr>
      </w:pPr>
      <w:r w:rsidRPr="00E934CE">
        <w:rPr>
          <w:rFonts w:ascii="Arial" w:hAnsi="Arial"/>
          <w:i/>
          <w:iCs/>
          <w:color w:val="808080"/>
          <w:sz w:val="18"/>
          <w:szCs w:val="18"/>
        </w:rPr>
        <w:t>“Key personnel”</w:t>
      </w:r>
      <w:r w:rsidRPr="00E934CE">
        <w:rPr>
          <w:rFonts w:ascii="Arial" w:hAnsi="Arial"/>
          <w:color w:val="808080"/>
          <w:sz w:val="18"/>
          <w:szCs w:val="18"/>
        </w:rPr>
        <w:t xml:space="preserve"> mean those persons employed by the </w:t>
      </w:r>
      <w:r w:rsidR="00C3178B">
        <w:rPr>
          <w:rFonts w:ascii="Arial" w:hAnsi="Arial"/>
          <w:color w:val="808080"/>
          <w:sz w:val="18"/>
          <w:szCs w:val="18"/>
        </w:rPr>
        <w:t>Supplier</w:t>
      </w:r>
      <w:r w:rsidRPr="00E934CE">
        <w:rPr>
          <w:rFonts w:ascii="Arial" w:hAnsi="Arial"/>
          <w:color w:val="808080"/>
          <w:sz w:val="18"/>
          <w:szCs w:val="18"/>
        </w:rPr>
        <w:t xml:space="preserve"> who have a key role in the delivery of the servic</w:t>
      </w:r>
      <w:r>
        <w:rPr>
          <w:rFonts w:ascii="Arial" w:hAnsi="Arial"/>
          <w:color w:val="808080"/>
          <w:sz w:val="18"/>
          <w:szCs w:val="18"/>
        </w:rPr>
        <w:t xml:space="preserve">es to the </w:t>
      </w:r>
      <w:r w:rsidR="00C3178B">
        <w:rPr>
          <w:rFonts w:ascii="Arial" w:hAnsi="Arial"/>
          <w:color w:val="808080"/>
          <w:sz w:val="18"/>
          <w:szCs w:val="18"/>
        </w:rPr>
        <w:t>Client</w:t>
      </w:r>
      <w:r>
        <w:rPr>
          <w:rFonts w:ascii="Arial" w:hAnsi="Arial"/>
          <w:color w:val="808080"/>
          <w:sz w:val="18"/>
          <w:szCs w:val="18"/>
        </w:rPr>
        <w:t>.</w:t>
      </w:r>
    </w:p>
    <w:p w14:paraId="35C24629" w14:textId="4F31C0D8" w:rsidR="00D8170F" w:rsidRPr="00D8170F" w:rsidRDefault="00D8170F" w:rsidP="00DE4B73">
      <w:pPr>
        <w:rPr>
          <w:rFonts w:ascii="Arial" w:hAnsi="Arial"/>
          <w:color w:val="808080"/>
          <w:sz w:val="18"/>
          <w:szCs w:val="18"/>
        </w:rPr>
      </w:pPr>
      <w:r w:rsidRPr="00E934CE">
        <w:rPr>
          <w:rFonts w:ascii="Arial" w:hAnsi="Arial"/>
          <w:i/>
          <w:iCs/>
          <w:color w:val="808080"/>
          <w:sz w:val="18"/>
          <w:szCs w:val="18"/>
        </w:rPr>
        <w:t>“Non-standard services”</w:t>
      </w:r>
      <w:r w:rsidRPr="00E934CE">
        <w:rPr>
          <w:rFonts w:ascii="Arial" w:hAnsi="Arial"/>
          <w:color w:val="808080"/>
          <w:sz w:val="18"/>
          <w:szCs w:val="18"/>
        </w:rPr>
        <w:t xml:space="preserve"> means those services which are customised to meet </w:t>
      </w:r>
      <w:r>
        <w:rPr>
          <w:rFonts w:ascii="Arial" w:hAnsi="Arial"/>
          <w:color w:val="808080"/>
          <w:sz w:val="18"/>
          <w:szCs w:val="18"/>
        </w:rPr>
        <w:t xml:space="preserve">the requirements of the </w:t>
      </w:r>
      <w:r w:rsidR="00C3178B">
        <w:rPr>
          <w:rFonts w:ascii="Arial" w:hAnsi="Arial"/>
          <w:color w:val="808080"/>
          <w:sz w:val="18"/>
          <w:szCs w:val="18"/>
        </w:rPr>
        <w:t>Client</w:t>
      </w:r>
      <w:r>
        <w:rPr>
          <w:rFonts w:ascii="Arial" w:hAnsi="Arial"/>
          <w:color w:val="808080"/>
          <w:sz w:val="18"/>
          <w:szCs w:val="18"/>
        </w:rPr>
        <w:t>.</w:t>
      </w:r>
    </w:p>
    <w:p w14:paraId="790A54FA" w14:textId="4F120AFA" w:rsidR="00D8170F" w:rsidRDefault="00D8170F" w:rsidP="00DE4B73">
      <w:pPr>
        <w:rPr>
          <w:rFonts w:ascii="Arial" w:hAnsi="Arial"/>
          <w:color w:val="808080"/>
          <w:sz w:val="18"/>
          <w:szCs w:val="18"/>
        </w:rPr>
      </w:pPr>
      <w:r w:rsidRPr="00E934CE">
        <w:rPr>
          <w:rFonts w:ascii="Arial" w:hAnsi="Arial"/>
          <w:i/>
          <w:iCs/>
          <w:color w:val="808080"/>
          <w:sz w:val="18"/>
          <w:szCs w:val="18"/>
        </w:rPr>
        <w:t>“Place of service delivery”</w:t>
      </w:r>
      <w:r w:rsidRPr="00E934CE">
        <w:rPr>
          <w:rFonts w:ascii="Arial" w:hAnsi="Arial"/>
          <w:color w:val="808080"/>
          <w:sz w:val="18"/>
          <w:szCs w:val="18"/>
        </w:rPr>
        <w:t xml:space="preserve"> means the address or addresses of the </w:t>
      </w:r>
      <w:r w:rsidR="00C3178B">
        <w:rPr>
          <w:rFonts w:ascii="Arial" w:hAnsi="Arial"/>
          <w:color w:val="808080"/>
          <w:sz w:val="18"/>
          <w:szCs w:val="18"/>
        </w:rPr>
        <w:t>Client</w:t>
      </w:r>
      <w:r w:rsidRPr="00E934CE">
        <w:rPr>
          <w:rFonts w:ascii="Arial" w:hAnsi="Arial"/>
          <w:color w:val="808080"/>
          <w:sz w:val="18"/>
          <w:szCs w:val="18"/>
        </w:rPr>
        <w:t xml:space="preserve">’s or </w:t>
      </w:r>
      <w:r w:rsidR="00C3178B">
        <w:rPr>
          <w:rFonts w:ascii="Arial" w:hAnsi="Arial"/>
          <w:color w:val="808080"/>
          <w:sz w:val="18"/>
          <w:szCs w:val="18"/>
        </w:rPr>
        <w:t>Supplier</w:t>
      </w:r>
      <w:r w:rsidRPr="00E934CE">
        <w:rPr>
          <w:rFonts w:ascii="Arial" w:hAnsi="Arial"/>
          <w:color w:val="808080"/>
          <w:sz w:val="18"/>
          <w:szCs w:val="18"/>
        </w:rPr>
        <w:t>’s premises where the Service delivery is de</w:t>
      </w:r>
      <w:r>
        <w:rPr>
          <w:rFonts w:ascii="Arial" w:hAnsi="Arial"/>
          <w:color w:val="808080"/>
          <w:sz w:val="18"/>
          <w:szCs w:val="18"/>
        </w:rPr>
        <w:t>emed to take place.</w:t>
      </w:r>
    </w:p>
    <w:p w14:paraId="1C6B02F8" w14:textId="77777777" w:rsidR="00D8170F" w:rsidRPr="00D8170F" w:rsidRDefault="00D8170F" w:rsidP="00DE4B73">
      <w:pPr>
        <w:keepNext/>
        <w:rPr>
          <w:rFonts w:ascii="Arial" w:hAnsi="Arial" w:cs="Arial"/>
          <w:iCs/>
          <w:color w:val="808080"/>
          <w:sz w:val="18"/>
          <w:szCs w:val="18"/>
        </w:rPr>
      </w:pPr>
      <w:r w:rsidRPr="009912F2">
        <w:rPr>
          <w:rFonts w:ascii="Arial" w:hAnsi="Arial" w:cs="Arial"/>
          <w:i/>
          <w:iCs/>
          <w:color w:val="808080"/>
          <w:sz w:val="18"/>
          <w:szCs w:val="18"/>
        </w:rPr>
        <w:t xml:space="preserve">"Prime Rate" </w:t>
      </w:r>
      <w:r w:rsidRPr="009912F2">
        <w:rPr>
          <w:rFonts w:ascii="Arial" w:hAnsi="Arial" w:cs="Arial"/>
          <w:iCs/>
          <w:color w:val="808080"/>
          <w:sz w:val="18"/>
          <w:szCs w:val="18"/>
        </w:rPr>
        <w:t>means the interest rate, (expressed as a percentage per annum) from time to time, published by ABSA Bank Limited as the minimum overdraft rate at which it lends to its most valued customers in the corporate sector, as certified by any manager of such bank, whose appointment or authority it shall not be necessary to prove, which certificate shall, in the absence of manifest error, be prima facie</w:t>
      </w:r>
      <w:r>
        <w:rPr>
          <w:rFonts w:ascii="Arial" w:hAnsi="Arial" w:cs="Arial"/>
          <w:iCs/>
          <w:color w:val="808080"/>
          <w:sz w:val="18"/>
          <w:szCs w:val="18"/>
        </w:rPr>
        <w:t xml:space="preserve"> proof of the contents thereof;</w:t>
      </w:r>
    </w:p>
    <w:p w14:paraId="505D9938" w14:textId="4FE4BA0F" w:rsidR="00D8170F" w:rsidRPr="00D8170F" w:rsidRDefault="00D8170F" w:rsidP="00DE4B73">
      <w:pPr>
        <w:rPr>
          <w:rFonts w:ascii="Arial" w:hAnsi="Arial"/>
          <w:color w:val="808080"/>
          <w:sz w:val="18"/>
          <w:szCs w:val="18"/>
        </w:rPr>
      </w:pPr>
      <w:r w:rsidRPr="00E934CE">
        <w:rPr>
          <w:rFonts w:ascii="Arial" w:hAnsi="Arial"/>
          <w:i/>
          <w:iCs/>
          <w:color w:val="808080"/>
          <w:sz w:val="18"/>
          <w:szCs w:val="18"/>
        </w:rPr>
        <w:t>“Problem escalation”</w:t>
      </w:r>
      <w:r w:rsidRPr="00E934CE">
        <w:rPr>
          <w:rFonts w:ascii="Arial" w:hAnsi="Arial"/>
          <w:color w:val="808080"/>
          <w:sz w:val="18"/>
          <w:szCs w:val="18"/>
        </w:rPr>
        <w:t xml:space="preserve"> means the agreed procedure for alerting and notifying increasingly senior members of the </w:t>
      </w:r>
      <w:r w:rsidR="00C3178B">
        <w:rPr>
          <w:rFonts w:ascii="Arial" w:hAnsi="Arial"/>
          <w:color w:val="808080"/>
          <w:sz w:val="18"/>
          <w:szCs w:val="18"/>
        </w:rPr>
        <w:t>Supplier</w:t>
      </w:r>
      <w:r w:rsidRPr="00E934CE">
        <w:rPr>
          <w:rFonts w:ascii="Arial" w:hAnsi="Arial"/>
          <w:color w:val="808080"/>
          <w:sz w:val="18"/>
          <w:szCs w:val="18"/>
        </w:rPr>
        <w:t xml:space="preserve">’s management of </w:t>
      </w:r>
      <w:r>
        <w:rPr>
          <w:rFonts w:ascii="Arial" w:hAnsi="Arial"/>
          <w:color w:val="808080"/>
          <w:sz w:val="18"/>
          <w:szCs w:val="18"/>
        </w:rPr>
        <w:t>the non-resolution of problems.</w:t>
      </w:r>
    </w:p>
    <w:p w14:paraId="31CBCADE" w14:textId="13D36DA0" w:rsidR="00D8170F" w:rsidRPr="00E934CE" w:rsidRDefault="00D8170F" w:rsidP="00DE4B73">
      <w:pPr>
        <w:rPr>
          <w:rFonts w:ascii="Arial" w:hAnsi="Arial"/>
          <w:color w:val="808080"/>
          <w:sz w:val="18"/>
          <w:szCs w:val="18"/>
        </w:rPr>
      </w:pPr>
      <w:r w:rsidRPr="00E934CE">
        <w:rPr>
          <w:rFonts w:ascii="Arial" w:hAnsi="Arial"/>
          <w:i/>
          <w:iCs/>
          <w:color w:val="808080"/>
          <w:sz w:val="18"/>
          <w:szCs w:val="18"/>
        </w:rPr>
        <w:t>“Problem management”</w:t>
      </w:r>
      <w:r w:rsidRPr="00E934CE">
        <w:rPr>
          <w:rFonts w:ascii="Arial" w:hAnsi="Arial"/>
          <w:color w:val="808080"/>
          <w:sz w:val="18"/>
          <w:szCs w:val="18"/>
        </w:rPr>
        <w:t xml:space="preserve"> means the agreed procedures for providing support and problem res</w:t>
      </w:r>
      <w:r>
        <w:rPr>
          <w:rFonts w:ascii="Arial" w:hAnsi="Arial"/>
          <w:color w:val="808080"/>
          <w:sz w:val="18"/>
          <w:szCs w:val="18"/>
        </w:rPr>
        <w:t xml:space="preserve">olution services to the </w:t>
      </w:r>
      <w:r w:rsidR="00C3178B">
        <w:rPr>
          <w:rFonts w:ascii="Arial" w:hAnsi="Arial"/>
          <w:color w:val="808080"/>
          <w:sz w:val="18"/>
          <w:szCs w:val="18"/>
        </w:rPr>
        <w:t>Client</w:t>
      </w:r>
      <w:r>
        <w:rPr>
          <w:rFonts w:ascii="Arial" w:hAnsi="Arial"/>
          <w:color w:val="808080"/>
          <w:sz w:val="18"/>
          <w:szCs w:val="18"/>
        </w:rPr>
        <w:t>.</w:t>
      </w:r>
    </w:p>
    <w:p w14:paraId="72327219" w14:textId="0BE176AC" w:rsidR="00D8170F" w:rsidRPr="00E934CE" w:rsidRDefault="00D8170F" w:rsidP="00DE4B73">
      <w:pPr>
        <w:rPr>
          <w:rFonts w:ascii="Arial" w:hAnsi="Arial"/>
          <w:color w:val="808080"/>
          <w:sz w:val="18"/>
          <w:szCs w:val="18"/>
        </w:rPr>
      </w:pPr>
      <w:r w:rsidRPr="00E934CE">
        <w:rPr>
          <w:rFonts w:ascii="Arial" w:hAnsi="Arial"/>
          <w:i/>
          <w:iCs/>
          <w:color w:val="808080"/>
          <w:sz w:val="18"/>
          <w:szCs w:val="18"/>
        </w:rPr>
        <w:t>“Professional fees”</w:t>
      </w:r>
      <w:r w:rsidRPr="00E934CE">
        <w:rPr>
          <w:rFonts w:ascii="Arial" w:hAnsi="Arial"/>
          <w:color w:val="808080"/>
          <w:sz w:val="18"/>
          <w:szCs w:val="18"/>
        </w:rPr>
        <w:t xml:space="preserve"> means the remuneration or compensation, other than reimbursable expenses, due to the </w:t>
      </w:r>
      <w:r w:rsidR="00C3178B">
        <w:rPr>
          <w:rFonts w:ascii="Arial" w:hAnsi="Arial"/>
          <w:color w:val="808080"/>
          <w:sz w:val="18"/>
          <w:szCs w:val="18"/>
        </w:rPr>
        <w:t>Supplier</w:t>
      </w:r>
      <w:r w:rsidRPr="00E934CE">
        <w:rPr>
          <w:rFonts w:ascii="Arial" w:hAnsi="Arial"/>
          <w:color w:val="808080"/>
          <w:sz w:val="18"/>
          <w:szCs w:val="18"/>
        </w:rPr>
        <w:t xml:space="preserve"> for</w:t>
      </w:r>
      <w:r>
        <w:rPr>
          <w:rFonts w:ascii="Arial" w:hAnsi="Arial"/>
          <w:color w:val="808080"/>
          <w:sz w:val="18"/>
          <w:szCs w:val="18"/>
        </w:rPr>
        <w:t xml:space="preserve"> the provision of the Services.</w:t>
      </w:r>
    </w:p>
    <w:p w14:paraId="145025EA" w14:textId="77777777" w:rsidR="00D8170F" w:rsidRPr="00E934CE" w:rsidRDefault="00D8170F" w:rsidP="00DE4B73">
      <w:pPr>
        <w:rPr>
          <w:rFonts w:ascii="Arial" w:hAnsi="Arial"/>
          <w:color w:val="808080"/>
          <w:sz w:val="18"/>
          <w:szCs w:val="18"/>
        </w:rPr>
      </w:pPr>
      <w:r w:rsidRPr="00E934CE">
        <w:rPr>
          <w:rFonts w:ascii="Arial" w:hAnsi="Arial"/>
          <w:i/>
          <w:iCs/>
          <w:color w:val="808080"/>
          <w:sz w:val="18"/>
          <w:szCs w:val="18"/>
        </w:rPr>
        <w:t>“Receiving party”</w:t>
      </w:r>
      <w:r w:rsidRPr="00E934CE">
        <w:rPr>
          <w:rFonts w:ascii="Arial" w:hAnsi="Arial"/>
          <w:color w:val="808080"/>
          <w:sz w:val="18"/>
          <w:szCs w:val="18"/>
        </w:rPr>
        <w:t xml:space="preserve"> means the party who has received confidential in</w:t>
      </w:r>
      <w:r>
        <w:rPr>
          <w:rFonts w:ascii="Arial" w:hAnsi="Arial"/>
          <w:color w:val="808080"/>
          <w:sz w:val="18"/>
          <w:szCs w:val="18"/>
        </w:rPr>
        <w:t>formation from the other party.</w:t>
      </w:r>
    </w:p>
    <w:p w14:paraId="61CB4D29" w14:textId="016A7CDA" w:rsidR="00D8170F" w:rsidRPr="00E934CE" w:rsidRDefault="00D8170F" w:rsidP="00DE4B73">
      <w:pPr>
        <w:rPr>
          <w:rFonts w:ascii="Arial" w:hAnsi="Arial"/>
          <w:color w:val="808080"/>
          <w:sz w:val="18"/>
          <w:szCs w:val="18"/>
        </w:rPr>
      </w:pPr>
      <w:r w:rsidRPr="00E934CE">
        <w:rPr>
          <w:rFonts w:ascii="Arial" w:hAnsi="Arial"/>
          <w:i/>
          <w:iCs/>
          <w:color w:val="808080"/>
          <w:sz w:val="18"/>
          <w:szCs w:val="18"/>
        </w:rPr>
        <w:t>“Service availability”</w:t>
      </w:r>
      <w:r w:rsidRPr="00E934CE">
        <w:rPr>
          <w:rFonts w:ascii="Arial" w:hAnsi="Arial"/>
          <w:color w:val="808080"/>
          <w:sz w:val="18"/>
          <w:szCs w:val="18"/>
        </w:rPr>
        <w:t xml:space="preserve"> means the times and periods that the </w:t>
      </w:r>
      <w:r w:rsidR="00C3178B">
        <w:rPr>
          <w:rFonts w:ascii="Arial" w:hAnsi="Arial"/>
          <w:color w:val="808080"/>
          <w:sz w:val="18"/>
          <w:szCs w:val="18"/>
        </w:rPr>
        <w:t>Supplier</w:t>
      </w:r>
      <w:r w:rsidRPr="00E934CE">
        <w:rPr>
          <w:rFonts w:ascii="Arial" w:hAnsi="Arial"/>
          <w:color w:val="808080"/>
          <w:sz w:val="18"/>
          <w:szCs w:val="18"/>
        </w:rPr>
        <w:t xml:space="preserve"> will make the Serv</w:t>
      </w:r>
      <w:r>
        <w:rPr>
          <w:rFonts w:ascii="Arial" w:hAnsi="Arial"/>
          <w:color w:val="808080"/>
          <w:sz w:val="18"/>
          <w:szCs w:val="18"/>
        </w:rPr>
        <w:t xml:space="preserve">ices available to the </w:t>
      </w:r>
      <w:r w:rsidR="00C3178B">
        <w:rPr>
          <w:rFonts w:ascii="Arial" w:hAnsi="Arial"/>
          <w:color w:val="808080"/>
          <w:sz w:val="18"/>
          <w:szCs w:val="18"/>
        </w:rPr>
        <w:t>Client</w:t>
      </w:r>
      <w:r>
        <w:rPr>
          <w:rFonts w:ascii="Arial" w:hAnsi="Arial"/>
          <w:color w:val="808080"/>
          <w:sz w:val="18"/>
          <w:szCs w:val="18"/>
        </w:rPr>
        <w:t xml:space="preserve">.  </w:t>
      </w:r>
    </w:p>
    <w:p w14:paraId="4F5BFEDA" w14:textId="09104BE5" w:rsidR="00D8170F" w:rsidRDefault="00D8170F" w:rsidP="00DE4B73">
      <w:pPr>
        <w:rPr>
          <w:rFonts w:ascii="Arial" w:hAnsi="Arial"/>
          <w:color w:val="808080"/>
          <w:sz w:val="18"/>
          <w:szCs w:val="18"/>
        </w:rPr>
      </w:pPr>
      <w:r w:rsidRPr="00E934CE">
        <w:rPr>
          <w:rFonts w:ascii="Arial" w:hAnsi="Arial"/>
          <w:i/>
          <w:iCs/>
          <w:color w:val="808080"/>
          <w:sz w:val="18"/>
          <w:szCs w:val="18"/>
        </w:rPr>
        <w:t>“Service component”</w:t>
      </w:r>
      <w:r w:rsidRPr="00E934CE">
        <w:rPr>
          <w:rFonts w:ascii="Arial" w:hAnsi="Arial"/>
          <w:color w:val="808080"/>
          <w:sz w:val="18"/>
          <w:szCs w:val="18"/>
        </w:rPr>
        <w:t xml:space="preserve"> means a divisible and identifiable part of the ov</w:t>
      </w:r>
      <w:r>
        <w:rPr>
          <w:rFonts w:ascii="Arial" w:hAnsi="Arial"/>
          <w:color w:val="808080"/>
          <w:sz w:val="18"/>
          <w:szCs w:val="18"/>
        </w:rPr>
        <w:t>erall Services to be delivered.</w:t>
      </w:r>
    </w:p>
    <w:p w14:paraId="247F5825" w14:textId="1E1D605D" w:rsidR="004E379D" w:rsidRPr="004E379D" w:rsidRDefault="004E379D" w:rsidP="00DE4B73">
      <w:pPr>
        <w:rPr>
          <w:rFonts w:ascii="Arial" w:hAnsi="Arial"/>
          <w:color w:val="808080"/>
          <w:sz w:val="18"/>
          <w:szCs w:val="18"/>
        </w:rPr>
      </w:pPr>
      <w:r w:rsidRPr="004E379D">
        <w:rPr>
          <w:rFonts w:ascii="Arial" w:hAnsi="Arial"/>
          <w:i/>
          <w:color w:val="808080"/>
          <w:sz w:val="18"/>
          <w:szCs w:val="18"/>
        </w:rPr>
        <w:t>“Service level credits”</w:t>
      </w:r>
      <w:r>
        <w:rPr>
          <w:rFonts w:ascii="Arial" w:hAnsi="Arial"/>
          <w:i/>
          <w:color w:val="808080"/>
          <w:sz w:val="18"/>
          <w:szCs w:val="18"/>
        </w:rPr>
        <w:t xml:space="preserve"> </w:t>
      </w:r>
      <w:r>
        <w:rPr>
          <w:rFonts w:ascii="Arial" w:hAnsi="Arial"/>
          <w:color w:val="808080"/>
          <w:sz w:val="18"/>
          <w:szCs w:val="18"/>
        </w:rPr>
        <w:t xml:space="preserve">means a mechanism by which amounts are deducted from the amounts to be paid under the contract to the </w:t>
      </w:r>
      <w:r w:rsidR="00C3178B">
        <w:rPr>
          <w:rFonts w:ascii="Arial" w:hAnsi="Arial"/>
          <w:color w:val="808080"/>
          <w:sz w:val="18"/>
          <w:szCs w:val="18"/>
        </w:rPr>
        <w:t>Supplier</w:t>
      </w:r>
      <w:r>
        <w:rPr>
          <w:rFonts w:ascii="Arial" w:hAnsi="Arial"/>
          <w:color w:val="808080"/>
          <w:sz w:val="18"/>
          <w:szCs w:val="18"/>
        </w:rPr>
        <w:t xml:space="preserve"> is actual </w:t>
      </w:r>
      <w:r w:rsidR="00C3178B">
        <w:rPr>
          <w:rFonts w:ascii="Arial" w:hAnsi="Arial"/>
          <w:color w:val="808080"/>
          <w:sz w:val="18"/>
          <w:szCs w:val="18"/>
        </w:rPr>
        <w:t>Supplier</w:t>
      </w:r>
      <w:r w:rsidR="001D65AA">
        <w:rPr>
          <w:rFonts w:ascii="Arial" w:hAnsi="Arial"/>
          <w:color w:val="808080"/>
          <w:sz w:val="18"/>
          <w:szCs w:val="18"/>
        </w:rPr>
        <w:t xml:space="preserve"> performance standards are set in the service levels.</w:t>
      </w:r>
    </w:p>
    <w:p w14:paraId="174CCCB0" w14:textId="6186BDBA" w:rsidR="00D8170F" w:rsidRPr="00E934CE" w:rsidRDefault="00D8170F" w:rsidP="00DE4B73">
      <w:pPr>
        <w:rPr>
          <w:rFonts w:ascii="Arial" w:hAnsi="Arial"/>
          <w:color w:val="808080"/>
          <w:sz w:val="18"/>
          <w:szCs w:val="18"/>
        </w:rPr>
      </w:pPr>
      <w:r w:rsidRPr="00E934CE">
        <w:rPr>
          <w:rFonts w:ascii="Arial" w:hAnsi="Arial"/>
          <w:i/>
          <w:iCs/>
          <w:color w:val="808080"/>
          <w:sz w:val="18"/>
          <w:szCs w:val="18"/>
        </w:rPr>
        <w:t>“Service review meetings”</w:t>
      </w:r>
      <w:r w:rsidRPr="00E934CE">
        <w:rPr>
          <w:rFonts w:ascii="Arial" w:hAnsi="Arial"/>
          <w:color w:val="808080"/>
          <w:sz w:val="18"/>
          <w:szCs w:val="18"/>
        </w:rPr>
        <w:t xml:space="preserve"> mean regular meetings that are held between representatives of the </w:t>
      </w:r>
      <w:r w:rsidR="00C3178B">
        <w:rPr>
          <w:rFonts w:ascii="Arial" w:hAnsi="Arial"/>
          <w:color w:val="808080"/>
          <w:sz w:val="18"/>
          <w:szCs w:val="18"/>
        </w:rPr>
        <w:t>Supplier</w:t>
      </w:r>
      <w:r w:rsidRPr="00E934CE">
        <w:rPr>
          <w:rFonts w:ascii="Arial" w:hAnsi="Arial"/>
          <w:color w:val="808080"/>
          <w:sz w:val="18"/>
          <w:szCs w:val="18"/>
        </w:rPr>
        <w:t xml:space="preserve"> and the </w:t>
      </w:r>
      <w:r w:rsidR="00C3178B">
        <w:rPr>
          <w:rFonts w:ascii="Arial" w:hAnsi="Arial"/>
          <w:color w:val="808080"/>
          <w:sz w:val="18"/>
          <w:szCs w:val="18"/>
        </w:rPr>
        <w:t>Client</w:t>
      </w:r>
      <w:r w:rsidRPr="00E934CE">
        <w:rPr>
          <w:rFonts w:ascii="Arial" w:hAnsi="Arial"/>
          <w:color w:val="808080"/>
          <w:sz w:val="18"/>
          <w:szCs w:val="18"/>
        </w:rPr>
        <w:t xml:space="preserve"> specifically to discuss issues arising from the delivery of the Services including the perf</w:t>
      </w:r>
      <w:r>
        <w:rPr>
          <w:rFonts w:ascii="Arial" w:hAnsi="Arial"/>
          <w:color w:val="808080"/>
          <w:sz w:val="18"/>
          <w:szCs w:val="18"/>
        </w:rPr>
        <w:t>ormance of the Service delivery</w:t>
      </w:r>
      <w:r w:rsidR="00B97ADF">
        <w:rPr>
          <w:rFonts w:ascii="Arial" w:hAnsi="Arial"/>
          <w:color w:val="808080"/>
          <w:sz w:val="18"/>
          <w:szCs w:val="18"/>
        </w:rPr>
        <w:t>.</w:t>
      </w:r>
    </w:p>
    <w:p w14:paraId="78552718" w14:textId="78F535DB" w:rsidR="00D8170F" w:rsidRPr="00E934CE" w:rsidRDefault="00D8170F" w:rsidP="00DE4B73">
      <w:pPr>
        <w:rPr>
          <w:rFonts w:ascii="Arial" w:hAnsi="Arial"/>
          <w:color w:val="808080"/>
          <w:sz w:val="18"/>
          <w:szCs w:val="18"/>
        </w:rPr>
      </w:pPr>
      <w:r w:rsidRPr="00E934CE">
        <w:rPr>
          <w:rFonts w:ascii="Arial" w:hAnsi="Arial"/>
          <w:i/>
          <w:iCs/>
          <w:color w:val="808080"/>
          <w:sz w:val="18"/>
          <w:szCs w:val="18"/>
        </w:rPr>
        <w:t>“Specified services”</w:t>
      </w:r>
      <w:r w:rsidRPr="00E934CE">
        <w:rPr>
          <w:rFonts w:ascii="Arial" w:hAnsi="Arial"/>
          <w:color w:val="808080"/>
          <w:sz w:val="18"/>
          <w:szCs w:val="18"/>
        </w:rPr>
        <w:t xml:space="preserve"> means those Services that are specified in Schedule A </w:t>
      </w:r>
      <w:r>
        <w:rPr>
          <w:rFonts w:ascii="Arial" w:hAnsi="Arial"/>
          <w:color w:val="808080"/>
          <w:sz w:val="18"/>
          <w:szCs w:val="18"/>
        </w:rPr>
        <w:t xml:space="preserve">of this </w:t>
      </w:r>
      <w:r w:rsidR="0021028C">
        <w:rPr>
          <w:rFonts w:ascii="Arial" w:hAnsi="Arial"/>
          <w:color w:val="808080"/>
          <w:sz w:val="18"/>
          <w:szCs w:val="18"/>
        </w:rPr>
        <w:t>Agreement</w:t>
      </w:r>
      <w:r>
        <w:rPr>
          <w:rFonts w:ascii="Arial" w:hAnsi="Arial"/>
          <w:color w:val="808080"/>
          <w:sz w:val="18"/>
          <w:szCs w:val="18"/>
        </w:rPr>
        <w:t>.</w:t>
      </w:r>
    </w:p>
    <w:p w14:paraId="75C9B588" w14:textId="17E43774" w:rsidR="00D8170F" w:rsidRPr="00E934CE" w:rsidRDefault="00D8170F" w:rsidP="00DE4B73">
      <w:pPr>
        <w:rPr>
          <w:rFonts w:ascii="Arial" w:hAnsi="Arial"/>
          <w:color w:val="808080"/>
          <w:sz w:val="18"/>
          <w:szCs w:val="18"/>
        </w:rPr>
      </w:pPr>
      <w:r w:rsidRPr="00E934CE">
        <w:rPr>
          <w:rFonts w:ascii="Arial" w:hAnsi="Arial"/>
          <w:i/>
          <w:iCs/>
          <w:color w:val="808080"/>
          <w:sz w:val="18"/>
          <w:szCs w:val="18"/>
        </w:rPr>
        <w:t xml:space="preserve">“Standard services” </w:t>
      </w:r>
      <w:r w:rsidRPr="00E934CE">
        <w:rPr>
          <w:rFonts w:ascii="Arial" w:hAnsi="Arial"/>
          <w:color w:val="808080"/>
          <w:sz w:val="18"/>
          <w:szCs w:val="18"/>
        </w:rPr>
        <w:t xml:space="preserve">mean those Services that the </w:t>
      </w:r>
      <w:r w:rsidR="00C3178B">
        <w:rPr>
          <w:rFonts w:ascii="Arial" w:hAnsi="Arial"/>
          <w:color w:val="808080"/>
          <w:sz w:val="18"/>
          <w:szCs w:val="18"/>
        </w:rPr>
        <w:t>Supplier</w:t>
      </w:r>
      <w:r w:rsidRPr="00E934CE">
        <w:rPr>
          <w:rFonts w:ascii="Arial" w:hAnsi="Arial"/>
          <w:color w:val="808080"/>
          <w:sz w:val="18"/>
          <w:szCs w:val="18"/>
        </w:rPr>
        <w:t xml:space="preserve"> delivers to its </w:t>
      </w:r>
      <w:r w:rsidR="00C3178B">
        <w:rPr>
          <w:rFonts w:ascii="Arial" w:hAnsi="Arial"/>
          <w:color w:val="808080"/>
          <w:sz w:val="18"/>
          <w:szCs w:val="18"/>
        </w:rPr>
        <w:t>Client</w:t>
      </w:r>
      <w:r w:rsidRPr="00E934CE">
        <w:rPr>
          <w:rFonts w:ascii="Arial" w:hAnsi="Arial"/>
          <w:color w:val="808080"/>
          <w:sz w:val="18"/>
          <w:szCs w:val="18"/>
        </w:rPr>
        <w:t>s wit</w:t>
      </w:r>
      <w:r>
        <w:rPr>
          <w:rFonts w:ascii="Arial" w:hAnsi="Arial"/>
          <w:color w:val="808080"/>
          <w:sz w:val="18"/>
          <w:szCs w:val="18"/>
        </w:rPr>
        <w:t>hout significant customisation.</w:t>
      </w:r>
    </w:p>
    <w:p w14:paraId="5B2C121C" w14:textId="32E65B7D" w:rsidR="00D8170F" w:rsidRDefault="00D8170F" w:rsidP="00DE4B73">
      <w:pPr>
        <w:rPr>
          <w:ins w:id="8" w:author="Futura International Pty Ltd" w:date="2025-05-06T09:45:00Z"/>
          <w:rFonts w:ascii="Arial" w:hAnsi="Arial"/>
          <w:color w:val="808080"/>
          <w:sz w:val="18"/>
          <w:szCs w:val="18"/>
        </w:rPr>
      </w:pPr>
      <w:r w:rsidRPr="00E934CE">
        <w:rPr>
          <w:rFonts w:ascii="Arial" w:hAnsi="Arial"/>
          <w:i/>
          <w:iCs/>
          <w:color w:val="808080"/>
          <w:sz w:val="18"/>
          <w:szCs w:val="18"/>
        </w:rPr>
        <w:t>“Support and Service desk services”</w:t>
      </w:r>
      <w:r w:rsidRPr="00E934CE">
        <w:rPr>
          <w:rFonts w:ascii="Arial" w:hAnsi="Arial"/>
          <w:color w:val="808080"/>
          <w:sz w:val="18"/>
          <w:szCs w:val="18"/>
        </w:rPr>
        <w:t xml:space="preserve"> mean the specified support services provided by the </w:t>
      </w:r>
      <w:r w:rsidR="00C3178B">
        <w:rPr>
          <w:rFonts w:ascii="Arial" w:hAnsi="Arial"/>
          <w:color w:val="808080"/>
          <w:sz w:val="18"/>
          <w:szCs w:val="18"/>
        </w:rPr>
        <w:t>Supplier</w:t>
      </w:r>
      <w:r w:rsidRPr="00E934CE">
        <w:rPr>
          <w:rFonts w:ascii="Arial" w:hAnsi="Arial"/>
          <w:color w:val="808080"/>
          <w:sz w:val="18"/>
          <w:szCs w:val="18"/>
        </w:rPr>
        <w:t xml:space="preserve"> to the </w:t>
      </w:r>
      <w:r w:rsidR="00C3178B">
        <w:rPr>
          <w:rFonts w:ascii="Arial" w:hAnsi="Arial"/>
          <w:color w:val="808080"/>
          <w:sz w:val="18"/>
          <w:szCs w:val="18"/>
        </w:rPr>
        <w:t>Client</w:t>
      </w:r>
      <w:r w:rsidRPr="00E934CE">
        <w:rPr>
          <w:rFonts w:ascii="Arial" w:hAnsi="Arial"/>
          <w:color w:val="808080"/>
          <w:sz w:val="18"/>
          <w:szCs w:val="18"/>
        </w:rPr>
        <w:t xml:space="preserve"> to assist the </w:t>
      </w:r>
      <w:r w:rsidR="00C3178B">
        <w:rPr>
          <w:rFonts w:ascii="Arial" w:hAnsi="Arial"/>
          <w:color w:val="808080"/>
          <w:sz w:val="18"/>
          <w:szCs w:val="18"/>
        </w:rPr>
        <w:t>Client</w:t>
      </w:r>
      <w:r w:rsidRPr="00E934CE">
        <w:rPr>
          <w:rFonts w:ascii="Arial" w:hAnsi="Arial"/>
          <w:color w:val="808080"/>
          <w:sz w:val="18"/>
          <w:szCs w:val="18"/>
        </w:rPr>
        <w:t>’s personnel to understand operate and execute the delivered Services.</w:t>
      </w:r>
    </w:p>
    <w:p w14:paraId="0767E8C5" w14:textId="097AD76E" w:rsidR="00F734D9" w:rsidRDefault="00F734D9" w:rsidP="00DE4B73">
      <w:pPr>
        <w:rPr>
          <w:ins w:id="9" w:author="Charlaine" w:date="2025-06-17T12:55:00Z"/>
          <w:rFonts w:ascii="Arial" w:hAnsi="Arial"/>
          <w:color w:val="808080"/>
          <w:sz w:val="18"/>
          <w:szCs w:val="18"/>
        </w:rPr>
      </w:pPr>
      <w:commentRangeStart w:id="10"/>
      <w:ins w:id="11" w:author="Futura International Pty Ltd" w:date="2025-05-06T09:45:00Z">
        <w:r>
          <w:rPr>
            <w:rFonts w:ascii="Arial" w:hAnsi="Arial"/>
            <w:color w:val="808080"/>
            <w:sz w:val="18"/>
            <w:szCs w:val="18"/>
          </w:rPr>
          <w:t>System Conso</w:t>
        </w:r>
      </w:ins>
      <w:ins w:id="12" w:author="Futura International Pty Ltd" w:date="2025-05-06T09:46:00Z">
        <w:r>
          <w:rPr>
            <w:rFonts w:ascii="Arial" w:hAnsi="Arial"/>
            <w:color w:val="808080"/>
            <w:sz w:val="18"/>
            <w:szCs w:val="18"/>
          </w:rPr>
          <w:t>les – please define</w:t>
        </w:r>
        <w:commentRangeEnd w:id="10"/>
        <w:r>
          <w:rPr>
            <w:rStyle w:val="CommentReference"/>
          </w:rPr>
          <w:commentReference w:id="10"/>
        </w:r>
      </w:ins>
    </w:p>
    <w:p w14:paraId="48A74FAE" w14:textId="3326A801" w:rsidR="00DB3B15" w:rsidRPr="000C7355" w:rsidRDefault="00DB3B15" w:rsidP="00DE4B73">
      <w:pPr>
        <w:rPr>
          <w:rFonts w:ascii="Arial" w:hAnsi="Arial"/>
          <w:color w:val="808080"/>
          <w:sz w:val="18"/>
          <w:szCs w:val="18"/>
        </w:rPr>
      </w:pPr>
      <w:ins w:id="13" w:author="Charlaine" w:date="2025-06-17T12:55:00Z">
        <w:r w:rsidRPr="000C7355">
          <w:rPr>
            <w:rFonts w:ascii="Arial" w:hAnsi="Arial"/>
            <w:i/>
            <w:color w:val="808080"/>
            <w:sz w:val="18"/>
            <w:szCs w:val="18"/>
          </w:rPr>
          <w:t>“Systems Consoles</w:t>
        </w:r>
      </w:ins>
      <w:ins w:id="14" w:author="Charlaine" w:date="2025-06-17T12:56:00Z">
        <w:r w:rsidRPr="000C7355">
          <w:rPr>
            <w:rFonts w:ascii="Arial" w:hAnsi="Arial"/>
            <w:i/>
            <w:color w:val="808080"/>
            <w:sz w:val="18"/>
            <w:szCs w:val="18"/>
          </w:rPr>
          <w:t xml:space="preserve">” </w:t>
        </w:r>
      </w:ins>
      <w:ins w:id="15" w:author="Charlaine" w:date="2025-06-17T12:57:00Z">
        <w:r w:rsidR="000C7355">
          <w:rPr>
            <w:rFonts w:ascii="Arial" w:hAnsi="Arial"/>
            <w:color w:val="808080"/>
            <w:sz w:val="18"/>
            <w:szCs w:val="18"/>
          </w:rPr>
          <w:t>refers to the web-based or software interfaces used by the Client or Supplier to monitor, manage and interact</w:t>
        </w:r>
      </w:ins>
      <w:ins w:id="16" w:author="Charlaine" w:date="2025-06-17T12:58:00Z">
        <w:r w:rsidR="000C7355">
          <w:rPr>
            <w:rFonts w:ascii="Arial" w:hAnsi="Arial"/>
            <w:color w:val="808080"/>
            <w:sz w:val="18"/>
            <w:szCs w:val="18"/>
          </w:rPr>
          <w:t xml:space="preserve"> with IT I</w:t>
        </w:r>
      </w:ins>
      <w:ins w:id="17" w:author="Charlaine" w:date="2025-06-17T12:59:00Z">
        <w:r w:rsidR="000C7355">
          <w:rPr>
            <w:rFonts w:ascii="Arial" w:hAnsi="Arial"/>
            <w:color w:val="808080"/>
            <w:sz w:val="18"/>
            <w:szCs w:val="18"/>
          </w:rPr>
          <w:t>nfrastructure and services. This may include dashboards for anti-virus, backups, server monitoring, endpoint protection, and other</w:t>
        </w:r>
      </w:ins>
      <w:ins w:id="18" w:author="Charlaine" w:date="2025-06-17T13:00:00Z">
        <w:r w:rsidR="000C7355">
          <w:rPr>
            <w:rFonts w:ascii="Arial" w:hAnsi="Arial"/>
            <w:color w:val="808080"/>
            <w:sz w:val="18"/>
            <w:szCs w:val="18"/>
          </w:rPr>
          <w:t xml:space="preserve"> managed services provided under this agreement. </w:t>
        </w:r>
      </w:ins>
    </w:p>
    <w:p w14:paraId="44BF920A" w14:textId="1B1CB457" w:rsidR="00D8170F" w:rsidRPr="00E934CE" w:rsidRDefault="00D8170F" w:rsidP="00DE4B73">
      <w:pPr>
        <w:rPr>
          <w:rFonts w:ascii="Arial" w:hAnsi="Arial" w:cs="Arial"/>
          <w:color w:val="808080"/>
          <w:sz w:val="18"/>
          <w:szCs w:val="18"/>
        </w:rPr>
      </w:pPr>
      <w:r w:rsidRPr="00E934CE">
        <w:rPr>
          <w:rFonts w:ascii="Arial" w:hAnsi="Arial" w:cs="Arial"/>
          <w:i/>
          <w:color w:val="808080"/>
          <w:sz w:val="18"/>
          <w:szCs w:val="18"/>
        </w:rPr>
        <w:t>“Value Added Tax”</w:t>
      </w:r>
      <w:r w:rsidRPr="00E934CE">
        <w:rPr>
          <w:rFonts w:ascii="Arial" w:hAnsi="Arial" w:cs="Arial"/>
          <w:color w:val="808080"/>
          <w:sz w:val="18"/>
          <w:szCs w:val="18"/>
        </w:rPr>
        <w:t xml:space="preserve"> - All quoted prices exclu</w:t>
      </w:r>
      <w:r w:rsidR="009847E8">
        <w:rPr>
          <w:rFonts w:ascii="Arial" w:hAnsi="Arial" w:cs="Arial"/>
          <w:color w:val="808080"/>
          <w:sz w:val="18"/>
          <w:szCs w:val="18"/>
        </w:rPr>
        <w:t xml:space="preserve">de </w:t>
      </w:r>
      <w:del w:id="19" w:author="Futura International Pty Ltd" w:date="2025-05-06T09:47:00Z">
        <w:r w:rsidR="009847E8" w:rsidDel="00F734D9">
          <w:rPr>
            <w:rFonts w:ascii="Arial" w:hAnsi="Arial" w:cs="Arial"/>
            <w:color w:val="808080"/>
            <w:sz w:val="18"/>
            <w:szCs w:val="18"/>
          </w:rPr>
          <w:delText>15</w:delText>
        </w:r>
        <w:r w:rsidDel="00F734D9">
          <w:rPr>
            <w:rFonts w:ascii="Arial" w:hAnsi="Arial" w:cs="Arial"/>
            <w:color w:val="808080"/>
            <w:sz w:val="18"/>
            <w:szCs w:val="18"/>
          </w:rPr>
          <w:delText>% Vat</w:delText>
        </w:r>
      </w:del>
      <w:ins w:id="20" w:author="Futura International Pty Ltd" w:date="2025-05-06T09:47:00Z">
        <w:r w:rsidR="00F734D9">
          <w:rPr>
            <w:rFonts w:ascii="Arial" w:hAnsi="Arial" w:cs="Arial"/>
            <w:color w:val="808080"/>
            <w:sz w:val="18"/>
            <w:szCs w:val="18"/>
          </w:rPr>
          <w:t>VAT at current rate</w:t>
        </w:r>
      </w:ins>
      <w:r w:rsidR="00B97ADF">
        <w:rPr>
          <w:rFonts w:ascii="Arial" w:hAnsi="Arial" w:cs="Arial"/>
          <w:color w:val="808080"/>
          <w:sz w:val="18"/>
          <w:szCs w:val="18"/>
        </w:rPr>
        <w:t>.</w:t>
      </w:r>
    </w:p>
    <w:p w14:paraId="0452699F" w14:textId="77777777" w:rsidR="00D8170F" w:rsidRPr="00E934CE" w:rsidRDefault="00D8170F" w:rsidP="00DE4B73">
      <w:pPr>
        <w:rPr>
          <w:rFonts w:ascii="Arial" w:hAnsi="Arial" w:cs="Arial"/>
          <w:color w:val="808080"/>
          <w:sz w:val="18"/>
          <w:szCs w:val="18"/>
        </w:rPr>
      </w:pPr>
      <w:r w:rsidRPr="00E934CE">
        <w:rPr>
          <w:rFonts w:ascii="Arial" w:hAnsi="Arial" w:cs="Arial"/>
          <w:color w:val="808080"/>
          <w:sz w:val="18"/>
          <w:szCs w:val="18"/>
        </w:rPr>
        <w:t>“</w:t>
      </w:r>
      <w:r w:rsidRPr="00E934CE">
        <w:rPr>
          <w:rFonts w:ascii="Arial" w:hAnsi="Arial" w:cs="Arial"/>
          <w:i/>
          <w:color w:val="808080"/>
          <w:sz w:val="18"/>
          <w:szCs w:val="18"/>
        </w:rPr>
        <w:t>Payment Terms</w:t>
      </w:r>
      <w:r w:rsidRPr="00E934CE">
        <w:rPr>
          <w:rFonts w:ascii="Arial" w:hAnsi="Arial" w:cs="Arial"/>
          <w:color w:val="808080"/>
          <w:sz w:val="18"/>
          <w:szCs w:val="18"/>
        </w:rPr>
        <w:t xml:space="preserve">” </w:t>
      </w:r>
      <w:r>
        <w:rPr>
          <w:rFonts w:ascii="Arial" w:hAnsi="Arial" w:cs="Arial"/>
          <w:color w:val="808080"/>
          <w:sz w:val="18"/>
          <w:szCs w:val="18"/>
        </w:rPr>
        <w:t>–</w:t>
      </w:r>
      <w:r w:rsidRPr="00E934CE">
        <w:rPr>
          <w:rFonts w:ascii="Arial" w:hAnsi="Arial" w:cs="Arial"/>
          <w:color w:val="808080"/>
          <w:sz w:val="18"/>
          <w:szCs w:val="18"/>
        </w:rPr>
        <w:t xml:space="preserve"> </w:t>
      </w:r>
      <w:r w:rsidR="00DE0C55">
        <w:rPr>
          <w:rFonts w:ascii="Arial" w:hAnsi="Arial" w:cs="Arial"/>
          <w:color w:val="808080"/>
          <w:sz w:val="18"/>
          <w:szCs w:val="18"/>
        </w:rPr>
        <w:t>“See 7</w:t>
      </w:r>
      <w:r>
        <w:rPr>
          <w:rFonts w:ascii="Arial" w:hAnsi="Arial" w:cs="Arial"/>
          <w:color w:val="808080"/>
          <w:sz w:val="18"/>
          <w:szCs w:val="18"/>
        </w:rPr>
        <w:t>.5”</w:t>
      </w:r>
      <w:r w:rsidR="00B97ADF">
        <w:rPr>
          <w:rFonts w:ascii="Arial" w:hAnsi="Arial" w:cs="Arial"/>
          <w:color w:val="808080"/>
          <w:sz w:val="18"/>
          <w:szCs w:val="18"/>
        </w:rPr>
        <w:t>.</w:t>
      </w:r>
    </w:p>
    <w:p w14:paraId="68AAA006" w14:textId="73952DE7" w:rsidR="00D8170F" w:rsidRPr="00E934CE" w:rsidRDefault="00D8170F" w:rsidP="00DE4B73">
      <w:pPr>
        <w:rPr>
          <w:rFonts w:ascii="Arial" w:hAnsi="Arial" w:cs="Arial"/>
          <w:color w:val="808080"/>
          <w:sz w:val="18"/>
          <w:szCs w:val="18"/>
        </w:rPr>
      </w:pPr>
      <w:r w:rsidRPr="00E934CE">
        <w:rPr>
          <w:rFonts w:ascii="Arial" w:hAnsi="Arial" w:cs="Arial"/>
          <w:i/>
          <w:color w:val="808080"/>
          <w:sz w:val="18"/>
          <w:szCs w:val="18"/>
        </w:rPr>
        <w:t xml:space="preserve">“The </w:t>
      </w:r>
      <w:r w:rsidR="00C3178B">
        <w:rPr>
          <w:rFonts w:ascii="Arial" w:hAnsi="Arial" w:cs="Arial"/>
          <w:i/>
          <w:color w:val="808080"/>
          <w:sz w:val="18"/>
          <w:szCs w:val="18"/>
        </w:rPr>
        <w:t>Client</w:t>
      </w:r>
      <w:r w:rsidRPr="00E934CE">
        <w:rPr>
          <w:rFonts w:ascii="Arial" w:hAnsi="Arial" w:cs="Arial"/>
          <w:i/>
          <w:color w:val="808080"/>
          <w:sz w:val="18"/>
          <w:szCs w:val="18"/>
        </w:rPr>
        <w:t xml:space="preserve"> Staff and Resources costs”</w:t>
      </w:r>
      <w:r w:rsidRPr="00E934CE">
        <w:rPr>
          <w:rFonts w:ascii="Arial" w:hAnsi="Arial" w:cs="Arial"/>
          <w:color w:val="808080"/>
          <w:sz w:val="18"/>
          <w:szCs w:val="18"/>
        </w:rPr>
        <w:t xml:space="preserve">– All costs associated with The </w:t>
      </w:r>
      <w:r w:rsidR="00C3178B">
        <w:rPr>
          <w:rFonts w:ascii="Arial" w:hAnsi="Arial" w:cs="Arial"/>
          <w:color w:val="808080"/>
          <w:sz w:val="18"/>
          <w:szCs w:val="18"/>
        </w:rPr>
        <w:t>Client</w:t>
      </w:r>
      <w:r w:rsidRPr="00E934CE">
        <w:rPr>
          <w:rFonts w:ascii="Arial" w:hAnsi="Arial" w:cs="Arial"/>
          <w:color w:val="808080"/>
          <w:sz w:val="18"/>
          <w:szCs w:val="18"/>
        </w:rPr>
        <w:t xml:space="preserve"> or The </w:t>
      </w:r>
      <w:r w:rsidR="00C3178B">
        <w:rPr>
          <w:rFonts w:ascii="Arial" w:hAnsi="Arial" w:cs="Arial"/>
          <w:color w:val="808080"/>
          <w:sz w:val="18"/>
          <w:szCs w:val="18"/>
        </w:rPr>
        <w:t>Client</w:t>
      </w:r>
      <w:r w:rsidRPr="00E934CE">
        <w:rPr>
          <w:rFonts w:ascii="Arial" w:hAnsi="Arial" w:cs="Arial"/>
          <w:color w:val="808080"/>
          <w:sz w:val="18"/>
          <w:szCs w:val="18"/>
        </w:rPr>
        <w:t xml:space="preserve">’s representatives, have not </w:t>
      </w:r>
      <w:r>
        <w:rPr>
          <w:rFonts w:ascii="Arial" w:hAnsi="Arial" w:cs="Arial"/>
          <w:color w:val="808080"/>
          <w:sz w:val="18"/>
          <w:szCs w:val="18"/>
        </w:rPr>
        <w:t xml:space="preserve">been included in this proposal </w:t>
      </w:r>
      <w:r w:rsidR="00B97ADF">
        <w:rPr>
          <w:rFonts w:ascii="Arial" w:hAnsi="Arial" w:cs="Arial"/>
          <w:color w:val="808080"/>
          <w:sz w:val="18"/>
          <w:szCs w:val="18"/>
        </w:rPr>
        <w:t>.</w:t>
      </w:r>
    </w:p>
    <w:p w14:paraId="72C0A32E" w14:textId="2B2210D9" w:rsidR="00392C00" w:rsidRPr="00150B8E" w:rsidRDefault="00D8170F" w:rsidP="00150B8E">
      <w:r w:rsidRPr="00E934CE">
        <w:rPr>
          <w:rFonts w:ascii="Arial" w:hAnsi="Arial" w:cs="Arial"/>
          <w:color w:val="808080"/>
          <w:sz w:val="18"/>
          <w:szCs w:val="18"/>
        </w:rPr>
        <w:t>“</w:t>
      </w:r>
      <w:r w:rsidRPr="00E934CE">
        <w:rPr>
          <w:rFonts w:ascii="Arial" w:hAnsi="Arial" w:cs="Arial"/>
          <w:i/>
          <w:color w:val="808080"/>
          <w:sz w:val="18"/>
          <w:szCs w:val="18"/>
        </w:rPr>
        <w:t>Rates</w:t>
      </w:r>
      <w:r w:rsidRPr="00E934CE">
        <w:rPr>
          <w:rFonts w:ascii="Arial" w:hAnsi="Arial" w:cs="Arial"/>
          <w:color w:val="808080"/>
          <w:sz w:val="18"/>
          <w:szCs w:val="18"/>
        </w:rPr>
        <w:t xml:space="preserve">” – Should the project cost overrun in any way, The </w:t>
      </w:r>
      <w:r w:rsidR="00C3178B">
        <w:rPr>
          <w:rFonts w:ascii="Arial" w:hAnsi="Arial" w:cs="Arial"/>
          <w:color w:val="808080"/>
          <w:sz w:val="18"/>
          <w:szCs w:val="18"/>
        </w:rPr>
        <w:t>Supplier</w:t>
      </w:r>
      <w:r w:rsidRPr="00E934CE">
        <w:rPr>
          <w:rFonts w:ascii="Arial" w:hAnsi="Arial" w:cs="Arial"/>
          <w:color w:val="808080"/>
          <w:sz w:val="18"/>
          <w:szCs w:val="18"/>
        </w:rPr>
        <w:t xml:space="preserve"> will first discuss terms with The </w:t>
      </w:r>
      <w:r w:rsidR="00C3178B">
        <w:rPr>
          <w:rFonts w:ascii="Arial" w:hAnsi="Arial" w:cs="Arial"/>
          <w:color w:val="808080"/>
          <w:sz w:val="18"/>
          <w:szCs w:val="18"/>
        </w:rPr>
        <w:t>Client</w:t>
      </w:r>
      <w:r w:rsidRPr="00E934CE">
        <w:rPr>
          <w:rFonts w:ascii="Arial" w:hAnsi="Arial" w:cs="Arial"/>
          <w:color w:val="808080"/>
          <w:sz w:val="18"/>
          <w:szCs w:val="18"/>
        </w:rPr>
        <w:t xml:space="preserve"> and approval needs to be given on an Amendment </w:t>
      </w:r>
      <w:r w:rsidR="0021028C">
        <w:rPr>
          <w:rFonts w:ascii="Arial" w:hAnsi="Arial" w:cs="Arial"/>
          <w:color w:val="808080"/>
          <w:sz w:val="18"/>
          <w:szCs w:val="18"/>
        </w:rPr>
        <w:t>Agreement</w:t>
      </w:r>
      <w:r w:rsidRPr="00E934CE">
        <w:rPr>
          <w:rFonts w:ascii="Arial" w:hAnsi="Arial" w:cs="Arial"/>
          <w:color w:val="808080"/>
          <w:sz w:val="18"/>
          <w:szCs w:val="18"/>
        </w:rPr>
        <w:t xml:space="preserve"> to the original.</w:t>
      </w:r>
    </w:p>
    <w:p w14:paraId="523D5D84" w14:textId="7EDA9E85" w:rsidR="007C49C7" w:rsidRPr="007C49C7" w:rsidRDefault="00D8170F" w:rsidP="00DA00D3">
      <w:pPr>
        <w:pStyle w:val="Heading2"/>
        <w:numPr>
          <w:ilvl w:val="1"/>
          <w:numId w:val="1"/>
        </w:numPr>
        <w:spacing w:after="0"/>
        <w:ind w:left="567" w:hanging="567"/>
      </w:pPr>
      <w:bookmarkStart w:id="21" w:name="_Toc195708132"/>
      <w:r>
        <w:lastRenderedPageBreak/>
        <w:t>Interpretation</w:t>
      </w:r>
      <w:r w:rsidR="00E017CD">
        <w:t xml:space="preserve"> and General Provisions</w:t>
      </w:r>
      <w:bookmarkEnd w:id="21"/>
      <w:r w:rsidR="00E017CD">
        <w:t xml:space="preserve"> </w:t>
      </w:r>
    </w:p>
    <w:p w14:paraId="3DCC4ED3" w14:textId="77777777" w:rsidR="00DE4B73" w:rsidRPr="00DE4B73" w:rsidRDefault="00DE4B73" w:rsidP="00DE4B73">
      <w:pPr>
        <w:pStyle w:val="ListParagraph"/>
        <w:spacing w:after="0"/>
      </w:pPr>
    </w:p>
    <w:p w14:paraId="5D1128A8" w14:textId="77777777" w:rsidR="00E017CD" w:rsidRDefault="00E017CD" w:rsidP="00566F74">
      <w:pPr>
        <w:pStyle w:val="ListParagraph"/>
        <w:numPr>
          <w:ilvl w:val="0"/>
          <w:numId w:val="9"/>
        </w:numPr>
        <w:spacing w:after="0" w:line="240" w:lineRule="auto"/>
        <w:rPr>
          <w:rFonts w:ascii="Arial" w:eastAsia="Times New Roman" w:hAnsi="Arial" w:cs="Arial"/>
          <w:color w:val="808080" w:themeColor="background1" w:themeShade="80"/>
          <w:sz w:val="18"/>
          <w:szCs w:val="18"/>
          <w:lang w:eastAsia="en-ZA"/>
        </w:rPr>
      </w:pPr>
      <w:r w:rsidRPr="00E017CD">
        <w:rPr>
          <w:rFonts w:ascii="Arial" w:eastAsia="Times New Roman" w:hAnsi="Arial" w:cs="Arial"/>
          <w:color w:val="808080" w:themeColor="background1" w:themeShade="80"/>
          <w:sz w:val="18"/>
          <w:szCs w:val="18"/>
          <w:lang w:eastAsia="en-ZA"/>
        </w:rPr>
        <w:t>The clause headings in this Agreement are included for convenience only and shall not affect the interpretation or construction of this Agreement</w:t>
      </w:r>
      <w:r>
        <w:rPr>
          <w:rFonts w:ascii="Arial" w:eastAsia="Times New Roman" w:hAnsi="Arial" w:cs="Arial"/>
          <w:color w:val="808080" w:themeColor="background1" w:themeShade="80"/>
          <w:sz w:val="18"/>
          <w:szCs w:val="18"/>
          <w:lang w:eastAsia="en-ZA"/>
        </w:rPr>
        <w:t>.</w:t>
      </w:r>
    </w:p>
    <w:p w14:paraId="3F6F57C4" w14:textId="77777777" w:rsidR="00E017CD" w:rsidRDefault="00E017CD" w:rsidP="00566F74">
      <w:pPr>
        <w:pStyle w:val="ListParagraph"/>
        <w:numPr>
          <w:ilvl w:val="0"/>
          <w:numId w:val="9"/>
        </w:numPr>
        <w:spacing w:after="0" w:line="240" w:lineRule="auto"/>
        <w:rPr>
          <w:rFonts w:ascii="Arial" w:eastAsia="Times New Roman" w:hAnsi="Arial" w:cs="Arial"/>
          <w:color w:val="808080" w:themeColor="background1" w:themeShade="80"/>
          <w:sz w:val="18"/>
          <w:szCs w:val="18"/>
          <w:lang w:eastAsia="en-ZA"/>
        </w:rPr>
      </w:pPr>
      <w:r w:rsidRPr="00E017CD">
        <w:rPr>
          <w:rFonts w:ascii="Arial" w:eastAsia="Times New Roman" w:hAnsi="Arial" w:cs="Arial"/>
          <w:color w:val="808080" w:themeColor="background1" w:themeShade="80"/>
          <w:sz w:val="18"/>
          <w:szCs w:val="18"/>
          <w:lang w:eastAsia="en-ZA"/>
        </w:rPr>
        <w:t>Any expressions defined in this Agreement shall have the same meanings in any schedules or annexures hereto, unless such schedules or annexures contain conflicting definitions.</w:t>
      </w:r>
    </w:p>
    <w:p w14:paraId="444C9FEB" w14:textId="77777777" w:rsidR="00E017CD" w:rsidRDefault="00E017CD" w:rsidP="00566F74">
      <w:pPr>
        <w:pStyle w:val="ListParagraph"/>
        <w:numPr>
          <w:ilvl w:val="0"/>
          <w:numId w:val="9"/>
        </w:numPr>
        <w:spacing w:after="0" w:line="240" w:lineRule="auto"/>
        <w:rPr>
          <w:rFonts w:ascii="Arial" w:eastAsia="Times New Roman" w:hAnsi="Arial" w:cs="Arial"/>
          <w:color w:val="808080" w:themeColor="background1" w:themeShade="80"/>
          <w:sz w:val="18"/>
          <w:szCs w:val="18"/>
          <w:lang w:eastAsia="en-ZA"/>
        </w:rPr>
      </w:pPr>
      <w:r w:rsidRPr="00E017CD">
        <w:rPr>
          <w:rFonts w:ascii="Arial" w:eastAsia="Times New Roman" w:hAnsi="Arial" w:cs="Arial"/>
          <w:color w:val="808080" w:themeColor="background1" w:themeShade="80"/>
          <w:sz w:val="18"/>
          <w:szCs w:val="18"/>
          <w:lang w:eastAsia="en-ZA"/>
        </w:rPr>
        <w:t>The expiration or termination of this Agreement shall not affect those provisions that are explicitly stated to survive such expiration or termination or those that, by their nature, must continue to apply after such expiration or termination, even if not expressly stated.</w:t>
      </w:r>
    </w:p>
    <w:p w14:paraId="45B4F363" w14:textId="77777777" w:rsidR="00E017CD" w:rsidRDefault="00E017CD" w:rsidP="00566F74">
      <w:pPr>
        <w:pStyle w:val="ListParagraph"/>
        <w:numPr>
          <w:ilvl w:val="0"/>
          <w:numId w:val="9"/>
        </w:numPr>
        <w:spacing w:after="0" w:line="240" w:lineRule="auto"/>
        <w:rPr>
          <w:rFonts w:ascii="Arial" w:eastAsia="Times New Roman" w:hAnsi="Arial" w:cs="Arial"/>
          <w:color w:val="808080" w:themeColor="background1" w:themeShade="80"/>
          <w:sz w:val="18"/>
          <w:szCs w:val="18"/>
          <w:lang w:eastAsia="en-ZA"/>
        </w:rPr>
      </w:pPr>
      <w:r w:rsidRPr="00E017CD">
        <w:rPr>
          <w:rFonts w:ascii="Arial" w:eastAsia="Times New Roman" w:hAnsi="Arial" w:cs="Arial"/>
          <w:color w:val="808080" w:themeColor="background1" w:themeShade="80"/>
          <w:sz w:val="18"/>
          <w:szCs w:val="18"/>
          <w:lang w:eastAsia="en-ZA"/>
        </w:rPr>
        <w:t>References to a person shall include both natural and juristic persons, and vice versa.</w:t>
      </w:r>
    </w:p>
    <w:p w14:paraId="5F54A12F" w14:textId="1F2FC624" w:rsidR="00B01BF3" w:rsidRPr="000D0F26" w:rsidRDefault="00E017CD" w:rsidP="00566F74">
      <w:pPr>
        <w:pStyle w:val="ListParagraph"/>
        <w:numPr>
          <w:ilvl w:val="0"/>
          <w:numId w:val="9"/>
        </w:numPr>
        <w:spacing w:after="0" w:line="240" w:lineRule="auto"/>
        <w:rPr>
          <w:rFonts w:ascii="Arial" w:eastAsia="Times New Roman" w:hAnsi="Arial" w:cs="Arial"/>
          <w:color w:val="808080" w:themeColor="background1" w:themeShade="80"/>
          <w:sz w:val="18"/>
          <w:szCs w:val="18"/>
          <w:lang w:eastAsia="en-ZA"/>
        </w:rPr>
      </w:pPr>
      <w:r w:rsidRPr="00E017CD">
        <w:rPr>
          <w:rFonts w:ascii="Arial" w:eastAsia="Times New Roman" w:hAnsi="Arial" w:cs="Arial"/>
          <w:color w:val="808080" w:themeColor="background1" w:themeShade="80"/>
          <w:sz w:val="18"/>
          <w:szCs w:val="18"/>
          <w:lang w:eastAsia="en-ZA"/>
        </w:rPr>
        <w:t>Any reference to a gender shall include the other gender.</w:t>
      </w:r>
    </w:p>
    <w:p w14:paraId="0BD3CE50" w14:textId="77777777" w:rsidR="00DE4B73" w:rsidRPr="000D0F26" w:rsidRDefault="00DE4B73" w:rsidP="00DE4B73">
      <w:pPr>
        <w:spacing w:after="0"/>
        <w:rPr>
          <w:rFonts w:ascii="Arial" w:hAnsi="Arial" w:cs="Arial"/>
          <w:color w:val="808080" w:themeColor="background1" w:themeShade="80"/>
          <w:sz w:val="24"/>
          <w:szCs w:val="24"/>
        </w:rPr>
      </w:pPr>
    </w:p>
    <w:p w14:paraId="4CB8625D" w14:textId="77777777" w:rsidR="00B01BF3" w:rsidRPr="00B01BF3" w:rsidRDefault="00B01BF3" w:rsidP="00DE4B73">
      <w:pPr>
        <w:pStyle w:val="Heading1"/>
        <w:spacing w:after="0"/>
        <w:ind w:left="567" w:hanging="567"/>
      </w:pPr>
      <w:bookmarkStart w:id="22" w:name="_Toc195708133"/>
      <w:commentRangeStart w:id="23"/>
      <w:r>
        <w:t>BACKGROUND OF SERVICES</w:t>
      </w:r>
      <w:bookmarkEnd w:id="22"/>
      <w:commentRangeEnd w:id="23"/>
      <w:r w:rsidR="0011705D">
        <w:rPr>
          <w:rStyle w:val="CommentReference"/>
          <w:rFonts w:asciiTheme="minorHAnsi" w:hAnsiTheme="minorHAnsi"/>
          <w:color w:val="auto"/>
        </w:rPr>
        <w:commentReference w:id="23"/>
      </w:r>
    </w:p>
    <w:p w14:paraId="6322A2E4" w14:textId="77777777" w:rsidR="00DE4B73" w:rsidRDefault="00DE4B73" w:rsidP="00DE4B73">
      <w:pPr>
        <w:spacing w:after="0"/>
        <w:rPr>
          <w:rFonts w:ascii="Arial" w:hAnsi="Arial"/>
          <w:color w:val="808080" w:themeColor="background1" w:themeShade="80"/>
          <w:sz w:val="18"/>
          <w:szCs w:val="18"/>
        </w:rPr>
      </w:pPr>
    </w:p>
    <w:p w14:paraId="522B35D4" w14:textId="1FDEC278" w:rsidR="001154F7" w:rsidRDefault="00B01BF3" w:rsidP="00DE4B73">
      <w:pPr>
        <w:spacing w:after="0"/>
        <w:rPr>
          <w:rFonts w:ascii="Arial" w:hAnsi="Arial"/>
          <w:color w:val="808080" w:themeColor="background1" w:themeShade="80"/>
          <w:sz w:val="18"/>
          <w:szCs w:val="18"/>
        </w:rPr>
      </w:pPr>
      <w:r w:rsidRPr="00394A5A">
        <w:rPr>
          <w:rFonts w:ascii="Arial" w:hAnsi="Arial"/>
          <w:color w:val="808080" w:themeColor="background1" w:themeShade="80"/>
          <w:sz w:val="18"/>
          <w:szCs w:val="18"/>
        </w:rPr>
        <w:t xml:space="preserve">The </w:t>
      </w:r>
      <w:r w:rsidR="00C3178B">
        <w:rPr>
          <w:rFonts w:ascii="Arial" w:hAnsi="Arial"/>
          <w:color w:val="808080" w:themeColor="background1" w:themeShade="80"/>
          <w:sz w:val="18"/>
          <w:szCs w:val="18"/>
        </w:rPr>
        <w:t>Supplier</w:t>
      </w:r>
      <w:r w:rsidRPr="00394A5A">
        <w:rPr>
          <w:rFonts w:ascii="Arial" w:hAnsi="Arial"/>
          <w:color w:val="808080" w:themeColor="background1" w:themeShade="80"/>
          <w:sz w:val="18"/>
          <w:szCs w:val="18"/>
        </w:rPr>
        <w:t xml:space="preserve"> is contracted to perform</w:t>
      </w:r>
      <w:r w:rsidR="001154F7">
        <w:rPr>
          <w:rFonts w:ascii="Arial" w:hAnsi="Arial"/>
          <w:color w:val="808080" w:themeColor="background1" w:themeShade="80"/>
          <w:sz w:val="18"/>
          <w:szCs w:val="18"/>
        </w:rPr>
        <w:t xml:space="preserve"> the following services </w:t>
      </w:r>
      <w:r w:rsidR="001154F7" w:rsidRPr="00E017CD">
        <w:rPr>
          <w:rFonts w:ascii="Arial" w:hAnsi="Arial"/>
          <w:color w:val="808080" w:themeColor="background1" w:themeShade="80"/>
          <w:sz w:val="18"/>
          <w:szCs w:val="18"/>
        </w:rPr>
        <w:t xml:space="preserve">to </w:t>
      </w:r>
      <w:r w:rsidR="00E017CD" w:rsidRPr="00E017CD">
        <w:rPr>
          <w:rFonts w:ascii="Arial" w:hAnsi="Arial"/>
          <w:color w:val="808080" w:themeColor="background1" w:themeShade="80"/>
          <w:sz w:val="18"/>
          <w:szCs w:val="18"/>
        </w:rPr>
        <w:t>The Client</w:t>
      </w:r>
      <w:r w:rsidR="001154F7" w:rsidRPr="00E017CD">
        <w:rPr>
          <w:rFonts w:ascii="Arial" w:hAnsi="Arial"/>
          <w:color w:val="808080" w:themeColor="background1" w:themeShade="80"/>
          <w:sz w:val="18"/>
          <w:szCs w:val="18"/>
        </w:rPr>
        <w:t>:</w:t>
      </w:r>
      <w:r w:rsidRPr="00E017CD">
        <w:rPr>
          <w:rFonts w:ascii="Arial" w:hAnsi="Arial"/>
          <w:color w:val="808080" w:themeColor="background1" w:themeShade="80"/>
          <w:sz w:val="18"/>
          <w:szCs w:val="18"/>
        </w:rPr>
        <w:t xml:space="preserve"> </w:t>
      </w:r>
    </w:p>
    <w:p w14:paraId="3EB77419" w14:textId="77777777" w:rsidR="00DE4B73" w:rsidRDefault="00DE4B73" w:rsidP="00DE4B73">
      <w:pPr>
        <w:spacing w:after="0"/>
        <w:rPr>
          <w:rFonts w:ascii="Arial" w:hAnsi="Arial"/>
          <w:color w:val="808080" w:themeColor="background1" w:themeShade="80"/>
          <w:sz w:val="18"/>
          <w:szCs w:val="18"/>
        </w:rPr>
      </w:pPr>
    </w:p>
    <w:p w14:paraId="19FE5E93" w14:textId="77777777" w:rsidR="00C0763B" w:rsidRPr="00723D0A" w:rsidRDefault="00C0763B" w:rsidP="00566F74">
      <w:pPr>
        <w:pStyle w:val="ListParagraph"/>
        <w:numPr>
          <w:ilvl w:val="0"/>
          <w:numId w:val="30"/>
        </w:numPr>
        <w:spacing w:after="0" w:line="240" w:lineRule="auto"/>
        <w:ind w:left="360"/>
        <w:rPr>
          <w:rFonts w:ascii="Arial" w:eastAsia="Times New Roman" w:hAnsi="Arial" w:cs="Arial"/>
          <w:color w:val="808080" w:themeColor="background1" w:themeShade="80"/>
          <w:sz w:val="18"/>
          <w:szCs w:val="18"/>
          <w:lang w:eastAsia="en-ZA"/>
        </w:rPr>
      </w:pPr>
      <w:r w:rsidRPr="00723D0A">
        <w:rPr>
          <w:rFonts w:ascii="Arial" w:eastAsia="Times New Roman" w:hAnsi="Arial" w:cs="Arial"/>
          <w:bCs/>
          <w:color w:val="808080" w:themeColor="background1" w:themeShade="80"/>
          <w:sz w:val="18"/>
          <w:szCs w:val="18"/>
          <w:lang w:eastAsia="en-ZA"/>
        </w:rPr>
        <w:t>Dedicated Server Hosting</w:t>
      </w:r>
    </w:p>
    <w:p w14:paraId="4E7EF9AE" w14:textId="6D08025B" w:rsidR="00C0763B" w:rsidRPr="000C7355" w:rsidRDefault="00C0763B" w:rsidP="00566F74">
      <w:pPr>
        <w:pStyle w:val="ListParagraph"/>
        <w:numPr>
          <w:ilvl w:val="0"/>
          <w:numId w:val="30"/>
        </w:numPr>
        <w:spacing w:after="0" w:line="240" w:lineRule="auto"/>
        <w:ind w:left="360"/>
        <w:rPr>
          <w:ins w:id="24" w:author="Charlaine" w:date="2025-06-17T13:02:00Z"/>
          <w:rFonts w:ascii="Arial" w:eastAsia="Times New Roman" w:hAnsi="Arial" w:cs="Arial"/>
          <w:color w:val="808080" w:themeColor="background1" w:themeShade="80"/>
          <w:sz w:val="18"/>
          <w:szCs w:val="18"/>
          <w:lang w:eastAsia="en-ZA"/>
        </w:rPr>
      </w:pPr>
      <w:r w:rsidRPr="00723D0A">
        <w:rPr>
          <w:rFonts w:ascii="Arial" w:eastAsia="Times New Roman" w:hAnsi="Arial" w:cs="Arial"/>
          <w:bCs/>
          <w:color w:val="808080" w:themeColor="background1" w:themeShade="80"/>
          <w:sz w:val="18"/>
          <w:szCs w:val="18"/>
          <w:lang w:eastAsia="en-ZA"/>
        </w:rPr>
        <w:t>Server Management</w:t>
      </w:r>
    </w:p>
    <w:p w14:paraId="674F4EA6" w14:textId="4005D338" w:rsidR="000C7355" w:rsidRPr="00723D0A" w:rsidRDefault="000C7355" w:rsidP="00566F74">
      <w:pPr>
        <w:pStyle w:val="ListParagraph"/>
        <w:numPr>
          <w:ilvl w:val="0"/>
          <w:numId w:val="30"/>
        </w:numPr>
        <w:spacing w:after="0" w:line="240" w:lineRule="auto"/>
        <w:ind w:left="360"/>
        <w:rPr>
          <w:rFonts w:ascii="Arial" w:eastAsia="Times New Roman" w:hAnsi="Arial" w:cs="Arial"/>
          <w:color w:val="808080" w:themeColor="background1" w:themeShade="80"/>
          <w:sz w:val="18"/>
          <w:szCs w:val="18"/>
          <w:lang w:eastAsia="en-ZA"/>
        </w:rPr>
      </w:pPr>
      <w:ins w:id="25" w:author="Charlaine" w:date="2025-06-17T13:02:00Z">
        <w:r>
          <w:rPr>
            <w:rFonts w:ascii="Arial" w:eastAsia="Times New Roman" w:hAnsi="Arial" w:cs="Arial"/>
            <w:color w:val="808080" w:themeColor="background1" w:themeShade="80"/>
            <w:sz w:val="18"/>
            <w:szCs w:val="18"/>
            <w:lang w:eastAsia="en-ZA"/>
          </w:rPr>
          <w:t>Additional Server Security and Lifecycle Management</w:t>
        </w:r>
      </w:ins>
    </w:p>
    <w:p w14:paraId="783D5E9A" w14:textId="77777777" w:rsidR="00C0763B" w:rsidRPr="00723D0A" w:rsidRDefault="00C0763B" w:rsidP="00566F74">
      <w:pPr>
        <w:pStyle w:val="ListParagraph"/>
        <w:numPr>
          <w:ilvl w:val="0"/>
          <w:numId w:val="30"/>
        </w:numPr>
        <w:spacing w:after="0" w:line="240" w:lineRule="auto"/>
        <w:ind w:left="360"/>
        <w:rPr>
          <w:rFonts w:ascii="Arial" w:eastAsia="Times New Roman" w:hAnsi="Arial" w:cs="Arial"/>
          <w:color w:val="808080" w:themeColor="background1" w:themeShade="80"/>
          <w:sz w:val="18"/>
          <w:szCs w:val="18"/>
          <w:lang w:eastAsia="en-ZA"/>
        </w:rPr>
      </w:pPr>
      <w:r w:rsidRPr="00723D0A">
        <w:rPr>
          <w:rFonts w:ascii="Arial" w:eastAsia="Times New Roman" w:hAnsi="Arial" w:cs="Arial"/>
          <w:bCs/>
          <w:color w:val="808080" w:themeColor="background1" w:themeShade="80"/>
          <w:sz w:val="18"/>
          <w:szCs w:val="18"/>
          <w:lang w:eastAsia="en-ZA"/>
        </w:rPr>
        <w:t>24/7 Server Monitoring</w:t>
      </w:r>
    </w:p>
    <w:p w14:paraId="65632457" w14:textId="77777777" w:rsidR="00C0763B" w:rsidRPr="00723D0A" w:rsidRDefault="00C0763B" w:rsidP="00566F74">
      <w:pPr>
        <w:pStyle w:val="ListParagraph"/>
        <w:numPr>
          <w:ilvl w:val="0"/>
          <w:numId w:val="30"/>
        </w:numPr>
        <w:spacing w:after="0" w:line="240" w:lineRule="auto"/>
        <w:ind w:left="360"/>
        <w:rPr>
          <w:rFonts w:ascii="Arial" w:eastAsia="Times New Roman" w:hAnsi="Arial" w:cs="Arial"/>
          <w:color w:val="808080" w:themeColor="background1" w:themeShade="80"/>
          <w:sz w:val="18"/>
          <w:szCs w:val="18"/>
          <w:lang w:eastAsia="en-ZA"/>
        </w:rPr>
      </w:pPr>
      <w:r w:rsidRPr="00723D0A">
        <w:rPr>
          <w:rFonts w:ascii="Arial" w:eastAsia="Times New Roman" w:hAnsi="Arial" w:cs="Arial"/>
          <w:color w:val="808080" w:themeColor="background1" w:themeShade="80"/>
          <w:sz w:val="18"/>
          <w:szCs w:val="18"/>
          <w:lang w:eastAsia="en-ZA"/>
        </w:rPr>
        <w:t>S</w:t>
      </w:r>
      <w:r w:rsidRPr="00723D0A">
        <w:rPr>
          <w:rFonts w:ascii="Arial" w:eastAsia="Times New Roman" w:hAnsi="Arial" w:cs="Arial"/>
          <w:bCs/>
          <w:color w:val="808080" w:themeColor="background1" w:themeShade="80"/>
          <w:sz w:val="18"/>
          <w:szCs w:val="18"/>
          <w:lang w:eastAsia="en-ZA"/>
        </w:rPr>
        <w:t>erver Support Services</w:t>
      </w:r>
    </w:p>
    <w:p w14:paraId="27761B1D" w14:textId="77777777" w:rsidR="00C0763B" w:rsidRPr="00723D0A" w:rsidRDefault="00C0763B" w:rsidP="00566F74">
      <w:pPr>
        <w:pStyle w:val="ListParagraph"/>
        <w:numPr>
          <w:ilvl w:val="0"/>
          <w:numId w:val="30"/>
        </w:numPr>
        <w:spacing w:after="0" w:line="240" w:lineRule="auto"/>
        <w:ind w:left="360"/>
        <w:rPr>
          <w:rFonts w:ascii="Arial" w:eastAsia="Times New Roman" w:hAnsi="Arial" w:cs="Arial"/>
          <w:color w:val="808080" w:themeColor="background1" w:themeShade="80"/>
          <w:sz w:val="18"/>
          <w:szCs w:val="18"/>
          <w:lang w:eastAsia="en-ZA"/>
        </w:rPr>
      </w:pPr>
      <w:r w:rsidRPr="00723D0A">
        <w:rPr>
          <w:rFonts w:ascii="Arial" w:eastAsia="Times New Roman" w:hAnsi="Arial" w:cs="Arial"/>
          <w:bCs/>
          <w:color w:val="808080" w:themeColor="background1" w:themeShade="80"/>
          <w:sz w:val="18"/>
          <w:szCs w:val="18"/>
          <w:lang w:eastAsia="en-ZA"/>
        </w:rPr>
        <w:t>Microsoft Server Licensing</w:t>
      </w:r>
    </w:p>
    <w:p w14:paraId="78FAE486" w14:textId="77777777" w:rsidR="00C0763B" w:rsidRPr="00723D0A" w:rsidRDefault="00C0763B" w:rsidP="00566F74">
      <w:pPr>
        <w:pStyle w:val="ListParagraph"/>
        <w:numPr>
          <w:ilvl w:val="0"/>
          <w:numId w:val="30"/>
        </w:numPr>
        <w:spacing w:after="0" w:line="240" w:lineRule="auto"/>
        <w:ind w:left="360"/>
        <w:rPr>
          <w:rFonts w:ascii="Arial" w:eastAsia="Times New Roman" w:hAnsi="Arial" w:cs="Arial"/>
          <w:color w:val="808080" w:themeColor="background1" w:themeShade="80"/>
          <w:sz w:val="18"/>
          <w:szCs w:val="18"/>
          <w:lang w:eastAsia="en-ZA"/>
        </w:rPr>
      </w:pPr>
      <w:r w:rsidRPr="00723D0A">
        <w:rPr>
          <w:rFonts w:ascii="Arial" w:eastAsia="Times New Roman" w:hAnsi="Arial" w:cs="Arial"/>
          <w:bCs/>
          <w:color w:val="808080" w:themeColor="background1" w:themeShade="80"/>
          <w:sz w:val="18"/>
          <w:szCs w:val="18"/>
          <w:lang w:eastAsia="en-ZA"/>
        </w:rPr>
        <w:t>Primary Data Replication (24-Hour Cycle)</w:t>
      </w:r>
    </w:p>
    <w:p w14:paraId="4C1DE356" w14:textId="77777777" w:rsidR="00C0763B" w:rsidRPr="00723D0A" w:rsidRDefault="00C0763B" w:rsidP="00566F74">
      <w:pPr>
        <w:pStyle w:val="ListParagraph"/>
        <w:numPr>
          <w:ilvl w:val="0"/>
          <w:numId w:val="30"/>
        </w:numPr>
        <w:spacing w:after="0" w:line="240" w:lineRule="auto"/>
        <w:ind w:left="360"/>
        <w:rPr>
          <w:rFonts w:ascii="Arial" w:eastAsia="Times New Roman" w:hAnsi="Arial" w:cs="Arial"/>
          <w:color w:val="808080" w:themeColor="background1" w:themeShade="80"/>
          <w:sz w:val="18"/>
          <w:szCs w:val="18"/>
          <w:lang w:eastAsia="en-ZA"/>
        </w:rPr>
      </w:pPr>
      <w:r w:rsidRPr="00723D0A">
        <w:rPr>
          <w:rFonts w:ascii="Arial" w:eastAsia="Times New Roman" w:hAnsi="Arial" w:cs="Arial"/>
          <w:bCs/>
          <w:color w:val="808080" w:themeColor="background1" w:themeShade="80"/>
          <w:sz w:val="18"/>
          <w:szCs w:val="18"/>
          <w:lang w:eastAsia="en-ZA"/>
        </w:rPr>
        <w:t>Data Backup and Retention</w:t>
      </w:r>
    </w:p>
    <w:p w14:paraId="31A7416B" w14:textId="77777777" w:rsidR="00C0763B" w:rsidRPr="00723D0A" w:rsidRDefault="00C0763B" w:rsidP="00566F74">
      <w:pPr>
        <w:pStyle w:val="ListParagraph"/>
        <w:numPr>
          <w:ilvl w:val="0"/>
          <w:numId w:val="30"/>
        </w:numPr>
        <w:spacing w:after="0" w:line="240" w:lineRule="auto"/>
        <w:ind w:left="360"/>
        <w:rPr>
          <w:rFonts w:ascii="Arial" w:eastAsia="Times New Roman" w:hAnsi="Arial" w:cs="Arial"/>
          <w:color w:val="808080" w:themeColor="background1" w:themeShade="80"/>
          <w:sz w:val="18"/>
          <w:szCs w:val="18"/>
          <w:lang w:eastAsia="en-ZA"/>
        </w:rPr>
      </w:pPr>
      <w:r w:rsidRPr="00723D0A">
        <w:rPr>
          <w:rFonts w:ascii="Arial" w:eastAsia="Times New Roman" w:hAnsi="Arial" w:cs="Arial"/>
          <w:bCs/>
          <w:color w:val="808080" w:themeColor="background1" w:themeShade="80"/>
          <w:sz w:val="18"/>
          <w:szCs w:val="18"/>
          <w:lang w:eastAsia="en-ZA"/>
        </w:rPr>
        <w:t>Endpoint Protection – Servers (SentinelOne)</w:t>
      </w:r>
    </w:p>
    <w:p w14:paraId="78858447" w14:textId="77777777" w:rsidR="00C0763B" w:rsidRPr="00723D0A" w:rsidRDefault="00C0763B" w:rsidP="00566F74">
      <w:pPr>
        <w:pStyle w:val="ListParagraph"/>
        <w:numPr>
          <w:ilvl w:val="0"/>
          <w:numId w:val="30"/>
        </w:numPr>
        <w:spacing w:after="0" w:line="240" w:lineRule="auto"/>
        <w:ind w:left="360"/>
        <w:rPr>
          <w:rFonts w:ascii="Arial" w:eastAsia="Times New Roman" w:hAnsi="Arial" w:cs="Arial"/>
          <w:color w:val="808080" w:themeColor="background1" w:themeShade="80"/>
          <w:sz w:val="18"/>
          <w:szCs w:val="18"/>
          <w:lang w:eastAsia="en-ZA"/>
        </w:rPr>
      </w:pPr>
      <w:r w:rsidRPr="00723D0A">
        <w:rPr>
          <w:rFonts w:ascii="Arial" w:eastAsia="Times New Roman" w:hAnsi="Arial" w:cs="Arial"/>
          <w:bCs/>
          <w:color w:val="808080" w:themeColor="background1" w:themeShade="80"/>
          <w:sz w:val="18"/>
          <w:szCs w:val="18"/>
          <w:lang w:eastAsia="en-ZA"/>
        </w:rPr>
        <w:t>Firewall Management</w:t>
      </w:r>
    </w:p>
    <w:p w14:paraId="353092E7" w14:textId="77777777" w:rsidR="00C0763B" w:rsidRPr="00723D0A" w:rsidRDefault="00C0763B" w:rsidP="00566F74">
      <w:pPr>
        <w:pStyle w:val="ListParagraph"/>
        <w:numPr>
          <w:ilvl w:val="0"/>
          <w:numId w:val="30"/>
        </w:numPr>
        <w:spacing w:after="0" w:line="240" w:lineRule="auto"/>
        <w:ind w:left="360"/>
        <w:rPr>
          <w:rFonts w:ascii="Arial" w:eastAsia="Times New Roman" w:hAnsi="Arial" w:cs="Arial"/>
          <w:color w:val="808080" w:themeColor="background1" w:themeShade="80"/>
          <w:sz w:val="18"/>
          <w:szCs w:val="18"/>
          <w:lang w:eastAsia="en-ZA"/>
        </w:rPr>
      </w:pPr>
      <w:r w:rsidRPr="00723D0A">
        <w:rPr>
          <w:rFonts w:ascii="Arial" w:eastAsia="Times New Roman" w:hAnsi="Arial" w:cs="Arial"/>
          <w:bCs/>
          <w:color w:val="808080" w:themeColor="background1" w:themeShade="80"/>
          <w:sz w:val="18"/>
          <w:szCs w:val="18"/>
          <w:lang w:eastAsia="en-ZA"/>
        </w:rPr>
        <w:t>VPN Access Configuration</w:t>
      </w:r>
    </w:p>
    <w:p w14:paraId="23806C2E" w14:textId="77777777" w:rsidR="00C0763B" w:rsidRPr="00723D0A" w:rsidRDefault="00C0763B" w:rsidP="00566F74">
      <w:pPr>
        <w:pStyle w:val="ListParagraph"/>
        <w:numPr>
          <w:ilvl w:val="0"/>
          <w:numId w:val="30"/>
        </w:numPr>
        <w:spacing w:after="0" w:line="240" w:lineRule="auto"/>
        <w:ind w:left="360"/>
        <w:rPr>
          <w:rFonts w:ascii="Arial" w:eastAsia="Times New Roman" w:hAnsi="Arial" w:cs="Arial"/>
          <w:color w:val="808080" w:themeColor="background1" w:themeShade="80"/>
          <w:sz w:val="18"/>
          <w:szCs w:val="18"/>
          <w:lang w:eastAsia="en-ZA"/>
        </w:rPr>
      </w:pPr>
      <w:r w:rsidRPr="00723D0A">
        <w:rPr>
          <w:rFonts w:ascii="Arial" w:eastAsia="Times New Roman" w:hAnsi="Arial" w:cs="Arial"/>
          <w:bCs/>
          <w:color w:val="808080" w:themeColor="background1" w:themeShade="80"/>
          <w:sz w:val="18"/>
          <w:szCs w:val="18"/>
          <w:lang w:eastAsia="en-ZA"/>
        </w:rPr>
        <w:t>SD-WAN (Software-Defined Wide Area Network)</w:t>
      </w:r>
    </w:p>
    <w:p w14:paraId="10C2E666" w14:textId="77777777" w:rsidR="00C0763B" w:rsidRPr="00723D0A" w:rsidRDefault="00C0763B" w:rsidP="00566F74">
      <w:pPr>
        <w:pStyle w:val="ListParagraph"/>
        <w:numPr>
          <w:ilvl w:val="0"/>
          <w:numId w:val="30"/>
        </w:numPr>
        <w:spacing w:after="0" w:line="240" w:lineRule="auto"/>
        <w:ind w:left="360"/>
        <w:rPr>
          <w:rFonts w:ascii="Arial" w:eastAsia="Times New Roman" w:hAnsi="Arial" w:cs="Arial"/>
          <w:color w:val="808080" w:themeColor="background1" w:themeShade="80"/>
          <w:sz w:val="18"/>
          <w:szCs w:val="18"/>
          <w:lang w:eastAsia="en-ZA"/>
        </w:rPr>
      </w:pPr>
      <w:r w:rsidRPr="00723D0A">
        <w:rPr>
          <w:rFonts w:ascii="Arial" w:eastAsia="Times New Roman" w:hAnsi="Arial" w:cs="Arial"/>
          <w:bCs/>
          <w:color w:val="808080" w:themeColor="background1" w:themeShade="80"/>
          <w:sz w:val="18"/>
          <w:szCs w:val="18"/>
          <w:lang w:eastAsia="en-ZA"/>
        </w:rPr>
        <w:t>End-User Device Support</w:t>
      </w:r>
    </w:p>
    <w:p w14:paraId="200D87AF" w14:textId="57D5CF79" w:rsidR="00C0763B" w:rsidRPr="00723D0A" w:rsidRDefault="00C0763B" w:rsidP="00566F74">
      <w:pPr>
        <w:pStyle w:val="ListParagraph"/>
        <w:numPr>
          <w:ilvl w:val="0"/>
          <w:numId w:val="30"/>
        </w:numPr>
        <w:spacing w:after="0" w:line="240" w:lineRule="auto"/>
        <w:ind w:left="360"/>
        <w:rPr>
          <w:rFonts w:ascii="Arial" w:eastAsia="Times New Roman" w:hAnsi="Arial" w:cs="Arial"/>
          <w:color w:val="808080" w:themeColor="background1" w:themeShade="80"/>
          <w:sz w:val="18"/>
          <w:szCs w:val="18"/>
          <w:lang w:eastAsia="en-ZA"/>
        </w:rPr>
      </w:pPr>
      <w:r w:rsidRPr="00723D0A">
        <w:rPr>
          <w:rFonts w:ascii="Arial" w:eastAsia="Times New Roman" w:hAnsi="Arial" w:cs="Arial"/>
          <w:bCs/>
          <w:color w:val="808080" w:themeColor="background1" w:themeShade="80"/>
          <w:sz w:val="18"/>
          <w:szCs w:val="18"/>
          <w:lang w:eastAsia="en-ZA"/>
        </w:rPr>
        <w:t>Endpoint Protection – Desktops (EmsiSoft)</w:t>
      </w:r>
    </w:p>
    <w:p w14:paraId="40854487" w14:textId="388040F3" w:rsidR="0094601F" w:rsidRPr="00723D0A" w:rsidRDefault="0094601F" w:rsidP="00566F74">
      <w:pPr>
        <w:pStyle w:val="ListParagraph"/>
        <w:numPr>
          <w:ilvl w:val="0"/>
          <w:numId w:val="30"/>
        </w:numPr>
        <w:spacing w:after="0" w:line="240" w:lineRule="auto"/>
        <w:ind w:left="360"/>
        <w:rPr>
          <w:rFonts w:ascii="Arial" w:eastAsia="Times New Roman" w:hAnsi="Arial" w:cs="Arial"/>
          <w:color w:val="808080" w:themeColor="background1" w:themeShade="80"/>
          <w:sz w:val="18"/>
          <w:szCs w:val="18"/>
          <w:lang w:eastAsia="en-ZA"/>
        </w:rPr>
      </w:pPr>
      <w:r w:rsidRPr="00723D0A">
        <w:rPr>
          <w:rFonts w:ascii="Arial" w:eastAsia="Times New Roman" w:hAnsi="Arial" w:cs="Arial"/>
          <w:color w:val="808080" w:themeColor="background1" w:themeShade="80"/>
          <w:sz w:val="18"/>
          <w:szCs w:val="18"/>
          <w:lang w:eastAsia="en-ZA"/>
        </w:rPr>
        <w:t xml:space="preserve">Bitlocker Secure Enabled </w:t>
      </w:r>
      <w:r w:rsidR="00B55B97" w:rsidRPr="00723D0A">
        <w:rPr>
          <w:rFonts w:ascii="Arial" w:eastAsia="Times New Roman" w:hAnsi="Arial" w:cs="Arial"/>
          <w:color w:val="808080" w:themeColor="background1" w:themeShade="80"/>
          <w:sz w:val="18"/>
          <w:szCs w:val="18"/>
          <w:lang w:eastAsia="en-ZA"/>
        </w:rPr>
        <w:t xml:space="preserve">– Desktops </w:t>
      </w:r>
    </w:p>
    <w:p w14:paraId="421B19FE" w14:textId="77777777" w:rsidR="00C0763B" w:rsidRPr="00723D0A" w:rsidRDefault="00C0763B" w:rsidP="00566F74">
      <w:pPr>
        <w:pStyle w:val="ListParagraph"/>
        <w:numPr>
          <w:ilvl w:val="0"/>
          <w:numId w:val="30"/>
        </w:numPr>
        <w:spacing w:after="0" w:line="240" w:lineRule="auto"/>
        <w:ind w:left="360"/>
        <w:rPr>
          <w:rFonts w:ascii="Arial" w:eastAsia="Times New Roman" w:hAnsi="Arial" w:cs="Arial"/>
          <w:color w:val="808080" w:themeColor="background1" w:themeShade="80"/>
          <w:sz w:val="18"/>
          <w:szCs w:val="18"/>
          <w:lang w:eastAsia="en-ZA"/>
        </w:rPr>
      </w:pPr>
      <w:r w:rsidRPr="00723D0A">
        <w:rPr>
          <w:rFonts w:ascii="Arial" w:eastAsia="Times New Roman" w:hAnsi="Arial" w:cs="Arial"/>
          <w:bCs/>
          <w:color w:val="808080" w:themeColor="background1" w:themeShade="80"/>
          <w:sz w:val="18"/>
          <w:szCs w:val="18"/>
          <w:lang w:eastAsia="en-ZA"/>
        </w:rPr>
        <w:t>Exchange Email Services</w:t>
      </w:r>
    </w:p>
    <w:p w14:paraId="4A1F6BF6" w14:textId="77777777" w:rsidR="00E16E94" w:rsidRPr="00723D0A" w:rsidRDefault="00C0763B" w:rsidP="00566F74">
      <w:pPr>
        <w:pStyle w:val="ListParagraph"/>
        <w:numPr>
          <w:ilvl w:val="0"/>
          <w:numId w:val="30"/>
        </w:numPr>
        <w:spacing w:after="0" w:line="240" w:lineRule="auto"/>
        <w:ind w:left="360"/>
        <w:rPr>
          <w:rFonts w:ascii="Arial" w:eastAsia="Times New Roman" w:hAnsi="Arial" w:cs="Arial"/>
          <w:color w:val="808080" w:themeColor="background1" w:themeShade="80"/>
          <w:sz w:val="18"/>
          <w:szCs w:val="18"/>
          <w:lang w:eastAsia="en-ZA"/>
        </w:rPr>
      </w:pPr>
      <w:r w:rsidRPr="00723D0A">
        <w:rPr>
          <w:rFonts w:ascii="Arial" w:eastAsia="Times New Roman" w:hAnsi="Arial" w:cs="Arial"/>
          <w:bCs/>
          <w:color w:val="808080" w:themeColor="background1" w:themeShade="80"/>
          <w:sz w:val="18"/>
          <w:szCs w:val="18"/>
          <w:lang w:eastAsia="en-ZA"/>
        </w:rPr>
        <w:t>Microsoft Office 365 Business Standard Licensing</w:t>
      </w:r>
    </w:p>
    <w:p w14:paraId="77175808" w14:textId="22ABCB18" w:rsidR="009070F2" w:rsidRPr="00723D0A" w:rsidRDefault="00AD4FC3" w:rsidP="00566F74">
      <w:pPr>
        <w:pStyle w:val="ListParagraph"/>
        <w:numPr>
          <w:ilvl w:val="0"/>
          <w:numId w:val="30"/>
        </w:numPr>
        <w:spacing w:after="0" w:line="240" w:lineRule="auto"/>
        <w:ind w:left="360"/>
        <w:rPr>
          <w:rFonts w:ascii="Arial" w:eastAsia="Times New Roman" w:hAnsi="Arial" w:cs="Arial"/>
          <w:color w:val="808080" w:themeColor="background1" w:themeShade="80"/>
          <w:sz w:val="18"/>
          <w:szCs w:val="18"/>
          <w:lang w:eastAsia="en-ZA"/>
        </w:rPr>
      </w:pPr>
      <w:r w:rsidRPr="00723D0A">
        <w:rPr>
          <w:rFonts w:ascii="Arial" w:eastAsia="Times New Roman" w:hAnsi="Arial" w:cs="Arial"/>
          <w:color w:val="808080" w:themeColor="background1" w:themeShade="80"/>
          <w:sz w:val="18"/>
          <w:szCs w:val="18"/>
          <w:lang w:eastAsia="en-ZA"/>
        </w:rPr>
        <w:t>Synology Cloud Share Services</w:t>
      </w:r>
      <w:r w:rsidR="00E16E94" w:rsidRPr="00723D0A">
        <w:rPr>
          <w:rFonts w:ascii="Arial" w:eastAsia="Times New Roman" w:hAnsi="Arial" w:cs="Arial"/>
          <w:color w:val="808080" w:themeColor="background1" w:themeShade="80"/>
          <w:sz w:val="18"/>
          <w:szCs w:val="18"/>
          <w:lang w:eastAsia="en-ZA"/>
        </w:rPr>
        <w:t xml:space="preserve"> </w:t>
      </w:r>
      <w:r w:rsidR="00C0763B" w:rsidRPr="00723D0A">
        <w:rPr>
          <w:rFonts w:ascii="Arial" w:eastAsia="Times New Roman" w:hAnsi="Arial" w:cs="Arial"/>
          <w:color w:val="808080" w:themeColor="background1" w:themeShade="80"/>
          <w:sz w:val="18"/>
          <w:szCs w:val="18"/>
          <w:lang w:eastAsia="en-ZA"/>
        </w:rPr>
        <w:br/>
      </w:r>
    </w:p>
    <w:p w14:paraId="339B201A" w14:textId="77777777" w:rsidR="000D0F26" w:rsidRPr="000D0F26" w:rsidRDefault="000D0F26" w:rsidP="000D0F26">
      <w:pPr>
        <w:spacing w:after="0" w:line="240" w:lineRule="auto"/>
        <w:rPr>
          <w:rFonts w:ascii="Arial" w:eastAsia="Times New Roman" w:hAnsi="Arial" w:cs="Arial"/>
          <w:color w:val="FF0000"/>
          <w:sz w:val="18"/>
          <w:szCs w:val="18"/>
          <w:lang w:eastAsia="en-ZA"/>
        </w:rPr>
      </w:pPr>
    </w:p>
    <w:p w14:paraId="21EDD664" w14:textId="77777777" w:rsidR="007C49C7" w:rsidRPr="007C49C7" w:rsidRDefault="00B01BF3" w:rsidP="00DA00D3">
      <w:pPr>
        <w:pStyle w:val="Heading2"/>
        <w:numPr>
          <w:ilvl w:val="1"/>
          <w:numId w:val="1"/>
        </w:numPr>
        <w:spacing w:after="0"/>
        <w:ind w:left="567" w:hanging="567"/>
      </w:pPr>
      <w:bookmarkStart w:id="26" w:name="_Toc195708134"/>
      <w:r>
        <w:t>Place of Service Delivery</w:t>
      </w:r>
      <w:bookmarkEnd w:id="26"/>
    </w:p>
    <w:p w14:paraId="17ABEBFB" w14:textId="77777777" w:rsidR="00636A3C" w:rsidRDefault="00636A3C" w:rsidP="00636A3C">
      <w:pPr>
        <w:spacing w:after="0"/>
        <w:rPr>
          <w:rFonts w:ascii="Arial" w:hAnsi="Arial" w:cs="Arial"/>
          <w:color w:val="808080" w:themeColor="background1" w:themeShade="80"/>
          <w:sz w:val="18"/>
          <w:szCs w:val="18"/>
        </w:rPr>
      </w:pPr>
    </w:p>
    <w:p w14:paraId="3C4670F4" w14:textId="65FC35E1" w:rsidR="00B01BF3" w:rsidRDefault="00B01BF3" w:rsidP="00636A3C">
      <w:pPr>
        <w:spacing w:after="0"/>
        <w:rPr>
          <w:rFonts w:ascii="Arial" w:hAnsi="Arial" w:cs="Arial"/>
          <w:color w:val="808080" w:themeColor="background1" w:themeShade="80"/>
          <w:sz w:val="18"/>
          <w:szCs w:val="18"/>
        </w:rPr>
      </w:pPr>
      <w:r w:rsidRPr="00B01BF3">
        <w:rPr>
          <w:rFonts w:ascii="Arial" w:hAnsi="Arial" w:cs="Arial"/>
          <w:color w:val="808080" w:themeColor="background1" w:themeShade="80"/>
          <w:sz w:val="18"/>
          <w:szCs w:val="18"/>
        </w:rPr>
        <w:t xml:space="preserve">The Services covered by this </w:t>
      </w:r>
      <w:r w:rsidR="0021028C">
        <w:rPr>
          <w:rFonts w:ascii="Arial" w:hAnsi="Arial" w:cs="Arial"/>
          <w:color w:val="808080" w:themeColor="background1" w:themeShade="80"/>
          <w:sz w:val="18"/>
          <w:szCs w:val="18"/>
        </w:rPr>
        <w:t>Agreement</w:t>
      </w:r>
      <w:r w:rsidRPr="00B01BF3">
        <w:rPr>
          <w:rFonts w:ascii="Arial" w:hAnsi="Arial" w:cs="Arial"/>
          <w:color w:val="808080" w:themeColor="background1" w:themeShade="80"/>
          <w:sz w:val="18"/>
          <w:szCs w:val="18"/>
        </w:rPr>
        <w:t xml:space="preserve"> are to be delivered at the address </w:t>
      </w:r>
      <w:r w:rsidR="00DE0C55">
        <w:rPr>
          <w:rFonts w:ascii="Arial" w:hAnsi="Arial" w:cs="Arial"/>
          <w:color w:val="808080" w:themeColor="background1" w:themeShade="80"/>
          <w:sz w:val="18"/>
          <w:szCs w:val="18"/>
        </w:rPr>
        <w:t xml:space="preserve">or addresses given in </w:t>
      </w:r>
      <w:r w:rsidR="00DE0C55" w:rsidRPr="002A0D2B">
        <w:rPr>
          <w:rFonts w:ascii="Arial" w:hAnsi="Arial" w:cs="Arial"/>
          <w:b/>
          <w:color w:val="808080" w:themeColor="background1" w:themeShade="80"/>
          <w:sz w:val="18"/>
          <w:szCs w:val="18"/>
        </w:rPr>
        <w:t>Schedule C</w:t>
      </w:r>
      <w:r w:rsidRPr="00B01BF3">
        <w:rPr>
          <w:rFonts w:ascii="Arial" w:hAnsi="Arial" w:cs="Arial"/>
          <w:color w:val="808080" w:themeColor="background1" w:themeShade="80"/>
          <w:sz w:val="18"/>
          <w:szCs w:val="18"/>
        </w:rPr>
        <w:t xml:space="preserve"> to this </w:t>
      </w:r>
      <w:r w:rsidR="0021028C">
        <w:rPr>
          <w:rFonts w:ascii="Arial" w:hAnsi="Arial" w:cs="Arial"/>
          <w:color w:val="808080" w:themeColor="background1" w:themeShade="80"/>
          <w:sz w:val="18"/>
          <w:szCs w:val="18"/>
        </w:rPr>
        <w:t>Agreement</w:t>
      </w:r>
      <w:r w:rsidRPr="00B01BF3">
        <w:rPr>
          <w:rFonts w:ascii="Arial" w:hAnsi="Arial" w:cs="Arial"/>
          <w:color w:val="808080" w:themeColor="background1" w:themeShade="80"/>
          <w:sz w:val="18"/>
          <w:szCs w:val="18"/>
        </w:rPr>
        <w:t>.</w:t>
      </w:r>
    </w:p>
    <w:p w14:paraId="75680413" w14:textId="77777777" w:rsidR="00B01BF3" w:rsidRDefault="00B01BF3" w:rsidP="00B01BF3">
      <w:pPr>
        <w:rPr>
          <w:rFonts w:ascii="Arial" w:hAnsi="Arial" w:cs="Arial"/>
          <w:color w:val="808080" w:themeColor="background1" w:themeShade="80"/>
          <w:sz w:val="18"/>
          <w:szCs w:val="18"/>
        </w:rPr>
      </w:pPr>
    </w:p>
    <w:p w14:paraId="32713906" w14:textId="0C063527" w:rsidR="007C49C7" w:rsidRPr="007C49C7" w:rsidRDefault="00B01BF3" w:rsidP="00DA00D3">
      <w:pPr>
        <w:pStyle w:val="Heading2"/>
        <w:numPr>
          <w:ilvl w:val="1"/>
          <w:numId w:val="1"/>
        </w:numPr>
        <w:spacing w:after="0"/>
        <w:ind w:left="567"/>
      </w:pPr>
      <w:bookmarkStart w:id="27" w:name="_Toc195708135"/>
      <w:bookmarkStart w:id="28" w:name="_Hlk129080457"/>
      <w:r>
        <w:t xml:space="preserve">Changes </w:t>
      </w:r>
      <w:r w:rsidR="008B5651">
        <w:t>Control</w:t>
      </w:r>
      <w:bookmarkEnd w:id="27"/>
    </w:p>
    <w:p w14:paraId="4CDE0A26" w14:textId="77777777" w:rsidR="00636A3C" w:rsidRDefault="00636A3C" w:rsidP="00636A3C">
      <w:pPr>
        <w:spacing w:after="0"/>
        <w:rPr>
          <w:rFonts w:ascii="Arial" w:hAnsi="Arial" w:cs="Arial"/>
          <w:color w:val="808080" w:themeColor="background1" w:themeShade="80"/>
          <w:sz w:val="18"/>
          <w:szCs w:val="18"/>
        </w:rPr>
      </w:pPr>
    </w:p>
    <w:bookmarkEnd w:id="28"/>
    <w:p w14:paraId="12D074A2" w14:textId="77777777" w:rsidR="002A0D2B" w:rsidRPr="002A0D2B" w:rsidRDefault="002A0D2B" w:rsidP="002A0D2B">
      <w:pPr>
        <w:spacing w:after="0" w:line="240" w:lineRule="auto"/>
        <w:rPr>
          <w:rFonts w:ascii="Arial" w:eastAsia="Times New Roman" w:hAnsi="Arial" w:cs="Arial"/>
          <w:color w:val="808080" w:themeColor="background1" w:themeShade="80"/>
          <w:sz w:val="18"/>
          <w:szCs w:val="18"/>
          <w:lang w:eastAsia="en-ZA"/>
        </w:rPr>
      </w:pPr>
      <w:r w:rsidRPr="002A0D2B">
        <w:rPr>
          <w:rFonts w:ascii="Arial" w:eastAsia="Times New Roman" w:hAnsi="Arial" w:cs="Arial"/>
          <w:color w:val="808080" w:themeColor="background1" w:themeShade="80"/>
          <w:sz w:val="18"/>
          <w:szCs w:val="18"/>
          <w:lang w:eastAsia="en-ZA"/>
        </w:rPr>
        <w:t>Either party may propose changes to the scope, nature, or time schedule of the Services performed under this Agreement. Any proposed changes, including adjustments to fees and expenses resulting from such changes, must be mutually agreed upon by both parties.</w:t>
      </w:r>
    </w:p>
    <w:p w14:paraId="62172106" w14:textId="77777777" w:rsidR="002A0D2B" w:rsidRPr="002A0D2B" w:rsidRDefault="002A0D2B" w:rsidP="002A0D2B">
      <w:pPr>
        <w:spacing w:after="0" w:line="240" w:lineRule="auto"/>
        <w:rPr>
          <w:rFonts w:ascii="Arial" w:eastAsia="Times New Roman" w:hAnsi="Arial" w:cs="Arial"/>
          <w:color w:val="808080" w:themeColor="background1" w:themeShade="80"/>
          <w:sz w:val="18"/>
          <w:szCs w:val="18"/>
          <w:lang w:eastAsia="en-ZA"/>
        </w:rPr>
      </w:pPr>
      <w:r w:rsidRPr="002A0D2B">
        <w:rPr>
          <w:rFonts w:ascii="Arial" w:eastAsia="Times New Roman" w:hAnsi="Arial" w:cs="Arial"/>
          <w:color w:val="808080" w:themeColor="background1" w:themeShade="80"/>
          <w:sz w:val="18"/>
          <w:szCs w:val="18"/>
          <w:lang w:eastAsia="en-ZA"/>
        </w:rPr>
        <w:t xml:space="preserve">All changes shall be subject to the Change Control procedures outlined in </w:t>
      </w:r>
      <w:r w:rsidRPr="002A0D2B">
        <w:rPr>
          <w:rFonts w:ascii="Arial" w:eastAsia="Times New Roman" w:hAnsi="Arial" w:cs="Arial"/>
          <w:b/>
          <w:bCs/>
          <w:color w:val="808080" w:themeColor="background1" w:themeShade="80"/>
          <w:sz w:val="18"/>
          <w:szCs w:val="18"/>
          <w:lang w:eastAsia="en-ZA"/>
        </w:rPr>
        <w:t>Schedule D</w:t>
      </w:r>
      <w:r w:rsidRPr="002A0D2B">
        <w:rPr>
          <w:rFonts w:ascii="Arial" w:eastAsia="Times New Roman" w:hAnsi="Arial" w:cs="Arial"/>
          <w:color w:val="808080" w:themeColor="background1" w:themeShade="80"/>
          <w:sz w:val="18"/>
          <w:szCs w:val="18"/>
          <w:lang w:eastAsia="en-ZA"/>
        </w:rPr>
        <w:t xml:space="preserve"> of this Agreement and must receive written approval from both parties before taking effect.</w:t>
      </w:r>
    </w:p>
    <w:p w14:paraId="32542DC3" w14:textId="58348C42" w:rsidR="00636A3C" w:rsidRPr="003E36F9" w:rsidRDefault="00636A3C" w:rsidP="00636A3C">
      <w:pPr>
        <w:spacing w:after="0"/>
        <w:rPr>
          <w:rFonts w:ascii="Arial" w:hAnsi="Arial" w:cs="Arial"/>
          <w:color w:val="808080" w:themeColor="background1" w:themeShade="80"/>
          <w:sz w:val="8"/>
          <w:szCs w:val="8"/>
        </w:rPr>
      </w:pPr>
    </w:p>
    <w:p w14:paraId="72F5989D" w14:textId="77777777" w:rsidR="00636A3C" w:rsidRDefault="00636A3C" w:rsidP="00636A3C">
      <w:pPr>
        <w:spacing w:after="0"/>
        <w:rPr>
          <w:rFonts w:ascii="Arial" w:hAnsi="Arial" w:cs="Arial"/>
          <w:color w:val="808080" w:themeColor="background1" w:themeShade="80"/>
          <w:sz w:val="18"/>
          <w:szCs w:val="18"/>
        </w:rPr>
      </w:pPr>
    </w:p>
    <w:p w14:paraId="224448AE" w14:textId="77777777" w:rsidR="007C49C7" w:rsidRPr="007C49C7" w:rsidRDefault="00623079" w:rsidP="00DA00D3">
      <w:pPr>
        <w:pStyle w:val="Heading2"/>
        <w:numPr>
          <w:ilvl w:val="1"/>
          <w:numId w:val="1"/>
        </w:numPr>
        <w:spacing w:after="0"/>
        <w:ind w:left="567" w:hanging="567"/>
      </w:pPr>
      <w:bookmarkStart w:id="29" w:name="_Toc195708136"/>
      <w:r>
        <w:t>Fees and Expenses</w:t>
      </w:r>
      <w:bookmarkEnd w:id="29"/>
    </w:p>
    <w:p w14:paraId="0A56C7A8" w14:textId="77777777" w:rsidR="00636A3C" w:rsidRDefault="00636A3C" w:rsidP="00636A3C">
      <w:pPr>
        <w:spacing w:after="0"/>
        <w:rPr>
          <w:rFonts w:ascii="Arial" w:hAnsi="Arial" w:cs="Arial"/>
          <w:color w:val="808080" w:themeColor="background1" w:themeShade="80"/>
          <w:sz w:val="18"/>
          <w:szCs w:val="18"/>
        </w:rPr>
      </w:pPr>
    </w:p>
    <w:p w14:paraId="43CCF772" w14:textId="3F9C282F" w:rsidR="00A41952" w:rsidRDefault="00DE0C55" w:rsidP="000D0F26">
      <w:pPr>
        <w:spacing w:after="0"/>
        <w:rPr>
          <w:rFonts w:ascii="Arial" w:hAnsi="Arial" w:cs="Arial"/>
          <w:color w:val="808080" w:themeColor="background1" w:themeShade="80"/>
          <w:sz w:val="18"/>
          <w:szCs w:val="18"/>
        </w:rPr>
      </w:pPr>
      <w:r>
        <w:rPr>
          <w:rFonts w:ascii="Arial" w:hAnsi="Arial" w:cs="Arial"/>
          <w:color w:val="808080" w:themeColor="background1" w:themeShade="80"/>
          <w:sz w:val="18"/>
          <w:szCs w:val="18"/>
        </w:rPr>
        <w:t>All</w:t>
      </w:r>
      <w:r w:rsidR="00B01BF3" w:rsidRPr="00B01BF3">
        <w:rPr>
          <w:rFonts w:ascii="Arial" w:hAnsi="Arial" w:cs="Arial"/>
          <w:color w:val="808080" w:themeColor="background1" w:themeShade="80"/>
          <w:sz w:val="18"/>
          <w:szCs w:val="18"/>
        </w:rPr>
        <w:t xml:space="preserve"> services defined throughout this </w:t>
      </w:r>
      <w:r w:rsidR="0021028C">
        <w:rPr>
          <w:rFonts w:ascii="Arial" w:hAnsi="Arial" w:cs="Arial"/>
          <w:color w:val="808080" w:themeColor="background1" w:themeShade="80"/>
          <w:sz w:val="18"/>
          <w:szCs w:val="18"/>
        </w:rPr>
        <w:t>Agreement</w:t>
      </w:r>
      <w:r w:rsidR="00D410E5">
        <w:rPr>
          <w:rFonts w:ascii="Arial" w:hAnsi="Arial" w:cs="Arial"/>
          <w:color w:val="808080" w:themeColor="background1" w:themeShade="80"/>
          <w:sz w:val="18"/>
          <w:szCs w:val="18"/>
        </w:rPr>
        <w:t xml:space="preserve"> </w:t>
      </w:r>
      <w:r w:rsidR="00CD2A30">
        <w:rPr>
          <w:rFonts w:ascii="Arial" w:hAnsi="Arial" w:cs="Arial"/>
          <w:color w:val="808080" w:themeColor="background1" w:themeShade="80"/>
          <w:sz w:val="18"/>
          <w:szCs w:val="18"/>
        </w:rPr>
        <w:t>are</w:t>
      </w:r>
      <w:r w:rsidR="00D410E5">
        <w:rPr>
          <w:rFonts w:ascii="Arial" w:hAnsi="Arial" w:cs="Arial"/>
          <w:color w:val="808080" w:themeColor="background1" w:themeShade="80"/>
          <w:sz w:val="18"/>
          <w:szCs w:val="18"/>
        </w:rPr>
        <w:t xml:space="preserve"> set out in Schedule H</w:t>
      </w:r>
      <w:r w:rsidR="00B01BF3" w:rsidRPr="00B01BF3">
        <w:rPr>
          <w:rFonts w:ascii="Arial" w:hAnsi="Arial" w:cs="Arial"/>
          <w:color w:val="808080" w:themeColor="background1" w:themeShade="80"/>
          <w:sz w:val="18"/>
          <w:szCs w:val="18"/>
        </w:rPr>
        <w:t xml:space="preserve"> to this </w:t>
      </w:r>
      <w:r w:rsidR="0021028C">
        <w:rPr>
          <w:rFonts w:ascii="Arial" w:hAnsi="Arial" w:cs="Arial"/>
          <w:color w:val="808080" w:themeColor="background1" w:themeShade="80"/>
          <w:sz w:val="18"/>
          <w:szCs w:val="18"/>
        </w:rPr>
        <w:t>Agreement</w:t>
      </w:r>
      <w:r w:rsidR="00B01BF3" w:rsidRPr="00B01BF3">
        <w:rPr>
          <w:rFonts w:ascii="Arial" w:hAnsi="Arial" w:cs="Arial"/>
          <w:color w:val="808080" w:themeColor="background1" w:themeShade="80"/>
          <w:sz w:val="18"/>
          <w:szCs w:val="18"/>
        </w:rPr>
        <w:t>.</w:t>
      </w:r>
    </w:p>
    <w:p w14:paraId="64BE6AD0" w14:textId="77777777" w:rsidR="000D0F26" w:rsidRPr="000D0F26" w:rsidRDefault="000D0F26" w:rsidP="000D0F26">
      <w:pPr>
        <w:spacing w:after="0"/>
        <w:rPr>
          <w:rFonts w:ascii="Arial" w:hAnsi="Arial" w:cs="Arial"/>
          <w:color w:val="808080" w:themeColor="background1" w:themeShade="80"/>
          <w:sz w:val="24"/>
          <w:szCs w:val="24"/>
        </w:rPr>
      </w:pPr>
    </w:p>
    <w:p w14:paraId="0F00EAB8" w14:textId="7EF9756F" w:rsidR="000D0F26" w:rsidRDefault="00B01BF3" w:rsidP="000D0F26">
      <w:pPr>
        <w:pStyle w:val="Heading1"/>
        <w:spacing w:after="0"/>
        <w:ind w:left="567" w:hanging="567"/>
      </w:pPr>
      <w:bookmarkStart w:id="30" w:name="_Toc195708137"/>
      <w:r>
        <w:t>PERFORMANCE, TRACKING AND REPORTING</w:t>
      </w:r>
      <w:bookmarkEnd w:id="30"/>
    </w:p>
    <w:p w14:paraId="431B142B" w14:textId="77777777" w:rsidR="000D0F26" w:rsidRPr="000D0F26" w:rsidRDefault="000D0F26" w:rsidP="000D0F26">
      <w:pPr>
        <w:rPr>
          <w:sz w:val="16"/>
          <w:szCs w:val="16"/>
        </w:rPr>
      </w:pPr>
    </w:p>
    <w:p w14:paraId="1D8D2583" w14:textId="77777777" w:rsidR="007C49C7" w:rsidRPr="007C49C7" w:rsidRDefault="00B01BF3" w:rsidP="00DA00D3">
      <w:pPr>
        <w:pStyle w:val="Heading2"/>
        <w:numPr>
          <w:ilvl w:val="1"/>
          <w:numId w:val="1"/>
        </w:numPr>
        <w:spacing w:after="0"/>
        <w:ind w:left="567" w:hanging="567"/>
      </w:pPr>
      <w:bookmarkStart w:id="31" w:name="_Toc195708138"/>
      <w:bookmarkStart w:id="32" w:name="_Hlk129080783"/>
      <w:r>
        <w:t>Key Personnel Changes</w:t>
      </w:r>
      <w:bookmarkEnd w:id="31"/>
    </w:p>
    <w:p w14:paraId="7FE6D633" w14:textId="77777777" w:rsidR="00636A3C" w:rsidRDefault="00636A3C" w:rsidP="00636A3C">
      <w:pPr>
        <w:spacing w:after="0"/>
        <w:rPr>
          <w:rFonts w:ascii="Arial" w:hAnsi="Arial" w:cs="Arial"/>
          <w:color w:val="808080" w:themeColor="background1" w:themeShade="80"/>
          <w:sz w:val="18"/>
          <w:szCs w:val="18"/>
        </w:rPr>
      </w:pPr>
    </w:p>
    <w:p w14:paraId="608D5003" w14:textId="779F4A74" w:rsidR="00261B6F" w:rsidRDefault="000A5D52" w:rsidP="00C0763B">
      <w:pPr>
        <w:spacing w:after="0"/>
        <w:jc w:val="both"/>
        <w:rPr>
          <w:rFonts w:ascii="Arial" w:hAnsi="Arial" w:cs="Arial"/>
          <w:color w:val="808080" w:themeColor="background1" w:themeShade="80"/>
          <w:sz w:val="18"/>
          <w:szCs w:val="18"/>
        </w:rPr>
      </w:pPr>
      <w:r w:rsidRPr="000A5D52">
        <w:rPr>
          <w:rFonts w:ascii="Arial" w:hAnsi="Arial" w:cs="Arial"/>
          <w:color w:val="808080" w:themeColor="background1" w:themeShade="80"/>
          <w:sz w:val="18"/>
          <w:szCs w:val="18"/>
        </w:rPr>
        <w:lastRenderedPageBreak/>
        <w:t>While the Supplier is not required to specifically name key personnel within this Agreement, the Supplier shall notify the Client in advance of any changes to key personnel that may affect the delivery of the Services to the Client</w:t>
      </w:r>
      <w:bookmarkEnd w:id="32"/>
      <w:r w:rsidRPr="000A5D52">
        <w:rPr>
          <w:rFonts w:ascii="Arial" w:hAnsi="Arial" w:cs="Arial"/>
          <w:color w:val="808080" w:themeColor="background1" w:themeShade="80"/>
          <w:sz w:val="18"/>
          <w:szCs w:val="18"/>
        </w:rPr>
        <w:t>.</w:t>
      </w:r>
    </w:p>
    <w:p w14:paraId="6BC7813B" w14:textId="77777777" w:rsidR="007C49C7" w:rsidRPr="007C49C7" w:rsidRDefault="00B97ADF" w:rsidP="00DA00D3">
      <w:pPr>
        <w:pStyle w:val="Heading2"/>
        <w:numPr>
          <w:ilvl w:val="1"/>
          <w:numId w:val="1"/>
        </w:numPr>
        <w:spacing w:after="0"/>
        <w:ind w:left="567" w:hanging="567"/>
      </w:pPr>
      <w:bookmarkStart w:id="33" w:name="_Toc195708139"/>
      <w:r>
        <w:t>How each S</w:t>
      </w:r>
      <w:r w:rsidR="00623079">
        <w:t>ervice will be M</w:t>
      </w:r>
      <w:r w:rsidR="00B01BF3">
        <w:t>onitored</w:t>
      </w:r>
      <w:bookmarkEnd w:id="33"/>
    </w:p>
    <w:p w14:paraId="3E449B5C" w14:textId="77777777" w:rsidR="00636A3C" w:rsidRDefault="00636A3C" w:rsidP="00636A3C">
      <w:pPr>
        <w:spacing w:after="0"/>
        <w:rPr>
          <w:rFonts w:ascii="Arial" w:hAnsi="Arial" w:cs="Arial"/>
          <w:color w:val="808080" w:themeColor="background1" w:themeShade="80"/>
          <w:sz w:val="18"/>
          <w:szCs w:val="18"/>
        </w:rPr>
      </w:pPr>
    </w:p>
    <w:p w14:paraId="0B6CB6CC" w14:textId="6F6EB9B0" w:rsidR="004969F2" w:rsidRDefault="000A5D52" w:rsidP="00636A3C">
      <w:pPr>
        <w:spacing w:after="0"/>
        <w:rPr>
          <w:rFonts w:ascii="Arial" w:hAnsi="Arial" w:cs="Arial"/>
          <w:color w:val="808080" w:themeColor="background1" w:themeShade="80"/>
          <w:sz w:val="18"/>
          <w:szCs w:val="18"/>
        </w:rPr>
      </w:pPr>
      <w:r w:rsidRPr="000A5D52">
        <w:rPr>
          <w:rFonts w:ascii="Arial" w:hAnsi="Arial" w:cs="Arial"/>
          <w:color w:val="808080" w:themeColor="background1" w:themeShade="80"/>
          <w:sz w:val="18"/>
          <w:szCs w:val="18"/>
        </w:rPr>
        <w:t xml:space="preserve">The performance of each individual Service will be monitored in accordance with the methodology outlined in </w:t>
      </w:r>
      <w:r w:rsidRPr="000A5D52">
        <w:rPr>
          <w:rStyle w:val="Strong"/>
          <w:rFonts w:ascii="Arial" w:hAnsi="Arial" w:cs="Arial"/>
          <w:color w:val="808080" w:themeColor="background1" w:themeShade="80"/>
          <w:sz w:val="18"/>
          <w:szCs w:val="18"/>
        </w:rPr>
        <w:t>Schedule E</w:t>
      </w:r>
      <w:r w:rsidRPr="000A5D52">
        <w:rPr>
          <w:rFonts w:ascii="Arial" w:hAnsi="Arial" w:cs="Arial"/>
          <w:color w:val="808080" w:themeColor="background1" w:themeShade="80"/>
          <w:sz w:val="18"/>
          <w:szCs w:val="18"/>
        </w:rPr>
        <w:t xml:space="preserve"> to this Agreement.</w:t>
      </w:r>
    </w:p>
    <w:p w14:paraId="47BD9783" w14:textId="77777777" w:rsidR="00BB095B" w:rsidRDefault="00BB095B" w:rsidP="00B01BF3">
      <w:pPr>
        <w:rPr>
          <w:rFonts w:ascii="Arial" w:hAnsi="Arial" w:cs="Arial"/>
          <w:color w:val="808080" w:themeColor="background1" w:themeShade="80"/>
          <w:sz w:val="18"/>
          <w:szCs w:val="18"/>
        </w:rPr>
      </w:pPr>
    </w:p>
    <w:p w14:paraId="6900981D" w14:textId="77777777" w:rsidR="007C49C7" w:rsidRPr="007C49C7" w:rsidRDefault="00623079" w:rsidP="00DA00D3">
      <w:pPr>
        <w:pStyle w:val="Heading2"/>
        <w:numPr>
          <w:ilvl w:val="1"/>
          <w:numId w:val="1"/>
        </w:numPr>
        <w:spacing w:after="0"/>
        <w:ind w:left="567" w:hanging="567"/>
      </w:pPr>
      <w:bookmarkStart w:id="34" w:name="_Toc195708140"/>
      <w:r>
        <w:t>Benchmarks, Targets and M</w:t>
      </w:r>
      <w:r w:rsidR="00B97ADF">
        <w:t>etrics to be U</w:t>
      </w:r>
      <w:r w:rsidR="00735386">
        <w:t>tilised</w:t>
      </w:r>
      <w:bookmarkEnd w:id="34"/>
    </w:p>
    <w:p w14:paraId="504754B7" w14:textId="77777777" w:rsidR="00636A3C" w:rsidRDefault="00636A3C" w:rsidP="00636A3C">
      <w:pPr>
        <w:spacing w:after="0"/>
        <w:rPr>
          <w:rFonts w:ascii="Arial" w:hAnsi="Arial" w:cs="Arial"/>
          <w:color w:val="808080" w:themeColor="background1" w:themeShade="80"/>
          <w:sz w:val="18"/>
          <w:szCs w:val="18"/>
        </w:rPr>
      </w:pPr>
    </w:p>
    <w:p w14:paraId="442DC84B" w14:textId="34F83C7A" w:rsidR="009070F2" w:rsidRPr="009070F2" w:rsidRDefault="009070F2" w:rsidP="00636A3C">
      <w:pPr>
        <w:spacing w:after="0"/>
        <w:rPr>
          <w:rFonts w:ascii="Arial" w:hAnsi="Arial" w:cs="Arial"/>
          <w:color w:val="808080" w:themeColor="background1" w:themeShade="80"/>
          <w:sz w:val="18"/>
          <w:szCs w:val="18"/>
        </w:rPr>
      </w:pPr>
      <w:r w:rsidRPr="009070F2">
        <w:rPr>
          <w:rFonts w:ascii="Arial" w:hAnsi="Arial" w:cs="Arial"/>
          <w:color w:val="808080" w:themeColor="background1" w:themeShade="80"/>
          <w:sz w:val="18"/>
          <w:szCs w:val="18"/>
        </w:rPr>
        <w:t xml:space="preserve">The performance of each individual Service will be monitored in accordance with the methodology outlined in </w:t>
      </w:r>
      <w:r w:rsidRPr="009070F2">
        <w:rPr>
          <w:rStyle w:val="Strong"/>
          <w:rFonts w:ascii="Arial" w:hAnsi="Arial" w:cs="Arial"/>
          <w:color w:val="808080" w:themeColor="background1" w:themeShade="80"/>
          <w:sz w:val="18"/>
          <w:szCs w:val="18"/>
        </w:rPr>
        <w:t>Schedule E</w:t>
      </w:r>
      <w:r w:rsidRPr="009070F2">
        <w:rPr>
          <w:rFonts w:ascii="Arial" w:hAnsi="Arial" w:cs="Arial"/>
          <w:color w:val="808080" w:themeColor="background1" w:themeShade="80"/>
          <w:sz w:val="18"/>
          <w:szCs w:val="18"/>
        </w:rPr>
        <w:t xml:space="preserve"> to this Agreement.</w:t>
      </w:r>
    </w:p>
    <w:p w14:paraId="22AF452F" w14:textId="77777777" w:rsidR="00636A3C" w:rsidRPr="000D0F26" w:rsidRDefault="00636A3C" w:rsidP="00636A3C">
      <w:pPr>
        <w:spacing w:after="0"/>
        <w:rPr>
          <w:rFonts w:ascii="Arial" w:hAnsi="Arial" w:cs="Arial"/>
          <w:color w:val="808080" w:themeColor="background1" w:themeShade="80"/>
          <w:sz w:val="24"/>
          <w:szCs w:val="24"/>
        </w:rPr>
      </w:pPr>
    </w:p>
    <w:p w14:paraId="30EBAC62" w14:textId="3E054ED5" w:rsidR="00434D17" w:rsidRPr="00434D17" w:rsidRDefault="00735386" w:rsidP="00636A3C">
      <w:pPr>
        <w:pStyle w:val="Heading1"/>
        <w:spacing w:after="0"/>
        <w:ind w:left="567" w:hanging="567"/>
      </w:pPr>
      <w:bookmarkStart w:id="35" w:name="_Toc195708141"/>
      <w:r>
        <w:t>SERVICE LEVELS</w:t>
      </w:r>
      <w:r w:rsidR="009070F2">
        <w:t xml:space="preserve"> AND CONTINUOUS IMPROVEMENT</w:t>
      </w:r>
      <w:bookmarkEnd w:id="35"/>
    </w:p>
    <w:p w14:paraId="7C8571B0" w14:textId="77777777" w:rsidR="00636A3C" w:rsidRDefault="00636A3C" w:rsidP="00636A3C">
      <w:pPr>
        <w:spacing w:after="0"/>
        <w:rPr>
          <w:rFonts w:ascii="Arial" w:hAnsi="Arial" w:cs="Arial"/>
          <w:color w:val="808080"/>
          <w:sz w:val="18"/>
          <w:szCs w:val="18"/>
        </w:rPr>
      </w:pPr>
    </w:p>
    <w:p w14:paraId="5D0FD21D" w14:textId="77777777" w:rsidR="009070F2" w:rsidRDefault="009070F2" w:rsidP="00566F74">
      <w:pPr>
        <w:pStyle w:val="ListParagraph"/>
        <w:numPr>
          <w:ilvl w:val="0"/>
          <w:numId w:val="10"/>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 xml:space="preserve">The Supplier shall provide the Services in accordance with the agreed Service Levels, and will monitor these Service Levels as outlined in </w:t>
      </w:r>
      <w:r w:rsidRPr="009070F2">
        <w:rPr>
          <w:rFonts w:ascii="Arial" w:eastAsia="Times New Roman" w:hAnsi="Arial" w:cs="Arial"/>
          <w:b/>
          <w:bCs/>
          <w:color w:val="808080" w:themeColor="background1" w:themeShade="80"/>
          <w:sz w:val="18"/>
          <w:szCs w:val="18"/>
          <w:lang w:eastAsia="en-ZA"/>
        </w:rPr>
        <w:t>Schedule F</w:t>
      </w:r>
      <w:r w:rsidRPr="009070F2">
        <w:rPr>
          <w:rFonts w:ascii="Arial" w:eastAsia="Times New Roman" w:hAnsi="Arial" w:cs="Arial"/>
          <w:color w:val="808080" w:themeColor="background1" w:themeShade="80"/>
          <w:sz w:val="18"/>
          <w:szCs w:val="18"/>
          <w:lang w:eastAsia="en-ZA"/>
        </w:rPr>
        <w:t xml:space="preserve"> to this Agreement.</w:t>
      </w:r>
    </w:p>
    <w:p w14:paraId="4E5214AB" w14:textId="77777777" w:rsidR="000C7355" w:rsidRPr="00E43A00" w:rsidRDefault="000C7355" w:rsidP="000C7355">
      <w:pPr>
        <w:pStyle w:val="ListParagraph"/>
        <w:numPr>
          <w:ilvl w:val="0"/>
          <w:numId w:val="10"/>
        </w:numPr>
        <w:spacing w:after="0" w:line="240" w:lineRule="auto"/>
        <w:rPr>
          <w:ins w:id="36" w:author="Charlaine" w:date="2025-06-17T13:03:00Z"/>
          <w:rFonts w:ascii="Arial" w:eastAsia="Times New Roman" w:hAnsi="Arial" w:cs="Arial"/>
          <w:color w:val="FF0000"/>
          <w:sz w:val="18"/>
          <w:szCs w:val="18"/>
          <w:lang w:eastAsia="en-ZA"/>
        </w:rPr>
      </w:pPr>
      <w:ins w:id="37" w:author="Charlaine" w:date="2025-06-17T13:03:00Z">
        <w:r w:rsidRPr="00E43A00">
          <w:rPr>
            <w:rFonts w:ascii="Arial" w:hAnsi="Arial" w:cs="Arial"/>
            <w:color w:val="FF0000"/>
            <w:sz w:val="18"/>
            <w:szCs w:val="18"/>
          </w:rPr>
          <w:t xml:space="preserve">Reports detailing the actual service levels achieved, including performance against agreed SLA metrics, will be made available to the Client upon request and </w:t>
        </w:r>
        <w:r w:rsidRPr="00E43A00">
          <w:rPr>
            <w:rStyle w:val="Strong"/>
            <w:rFonts w:ascii="Arial" w:hAnsi="Arial" w:cs="Arial"/>
            <w:b w:val="0"/>
            <w:color w:val="FF0000"/>
            <w:sz w:val="18"/>
            <w:szCs w:val="18"/>
          </w:rPr>
          <w:t xml:space="preserve">will be submitted to </w:t>
        </w:r>
        <w:proofErr w:type="spellStart"/>
        <w:r w:rsidRPr="00E43A00">
          <w:rPr>
            <w:rStyle w:val="Strong"/>
            <w:rFonts w:ascii="Arial" w:hAnsi="Arial" w:cs="Arial"/>
            <w:b w:val="0"/>
            <w:color w:val="FF0000"/>
            <w:sz w:val="18"/>
            <w:szCs w:val="18"/>
          </w:rPr>
          <w:t>TriFour</w:t>
        </w:r>
        <w:proofErr w:type="spellEnd"/>
        <w:r w:rsidRPr="00E43A00">
          <w:rPr>
            <w:rStyle w:val="Strong"/>
            <w:rFonts w:ascii="Arial" w:hAnsi="Arial" w:cs="Arial"/>
            <w:b w:val="0"/>
            <w:color w:val="FF0000"/>
            <w:sz w:val="18"/>
            <w:szCs w:val="18"/>
          </w:rPr>
          <w:t xml:space="preserve"> on a quarterly basis</w:t>
        </w:r>
        <w:r w:rsidRPr="00E43A00">
          <w:rPr>
            <w:rFonts w:ascii="Arial" w:hAnsi="Arial" w:cs="Arial"/>
            <w:b/>
            <w:color w:val="FF0000"/>
            <w:sz w:val="18"/>
            <w:szCs w:val="18"/>
          </w:rPr>
          <w:t>.</w:t>
        </w:r>
      </w:ins>
    </w:p>
    <w:p w14:paraId="07AD10D6" w14:textId="399BA270" w:rsidR="009070F2" w:rsidDel="000C7355" w:rsidRDefault="009070F2" w:rsidP="00566F74">
      <w:pPr>
        <w:pStyle w:val="ListParagraph"/>
        <w:numPr>
          <w:ilvl w:val="0"/>
          <w:numId w:val="10"/>
        </w:numPr>
        <w:spacing w:after="0" w:line="240" w:lineRule="auto"/>
        <w:rPr>
          <w:del w:id="38" w:author="Charlaine" w:date="2025-06-17T13:03:00Z"/>
          <w:rFonts w:ascii="Arial" w:eastAsia="Times New Roman" w:hAnsi="Arial" w:cs="Arial"/>
          <w:color w:val="808080" w:themeColor="background1" w:themeShade="80"/>
          <w:sz w:val="18"/>
          <w:szCs w:val="18"/>
          <w:lang w:eastAsia="en-ZA"/>
        </w:rPr>
      </w:pPr>
      <w:commentRangeStart w:id="39"/>
      <w:del w:id="40" w:author="Charlaine" w:date="2025-06-17T13:03:00Z">
        <w:r w:rsidRPr="009070F2" w:rsidDel="000C7355">
          <w:rPr>
            <w:rFonts w:ascii="Arial" w:eastAsia="Times New Roman" w:hAnsi="Arial" w:cs="Arial"/>
            <w:color w:val="808080" w:themeColor="background1" w:themeShade="80"/>
            <w:sz w:val="18"/>
            <w:szCs w:val="18"/>
            <w:lang w:eastAsia="en-ZA"/>
          </w:rPr>
          <w:delText>Reports on the actual service levels achieved will be made available to the Client upon request.</w:delText>
        </w:r>
        <w:commentRangeEnd w:id="39"/>
        <w:r w:rsidR="0011705D" w:rsidDel="000C7355">
          <w:rPr>
            <w:rStyle w:val="CommentReference"/>
          </w:rPr>
          <w:commentReference w:id="39"/>
        </w:r>
      </w:del>
    </w:p>
    <w:p w14:paraId="16E58930" w14:textId="77777777" w:rsidR="009070F2" w:rsidRDefault="009070F2" w:rsidP="00566F74">
      <w:pPr>
        <w:pStyle w:val="ListParagraph"/>
        <w:numPr>
          <w:ilvl w:val="0"/>
          <w:numId w:val="10"/>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The Parties may, from time to time, amend or supplement the Service Levels in accordance with the</w:t>
      </w:r>
    </w:p>
    <w:p w14:paraId="27CA8CFD" w14:textId="77777777" w:rsidR="009070F2" w:rsidRDefault="009070F2" w:rsidP="00566F74">
      <w:pPr>
        <w:pStyle w:val="ListParagraph"/>
        <w:numPr>
          <w:ilvl w:val="0"/>
          <w:numId w:val="10"/>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 xml:space="preserve">Contract Change Management Procedure set forth in </w:t>
      </w:r>
      <w:r w:rsidRPr="009070F2">
        <w:rPr>
          <w:rFonts w:ascii="Arial" w:eastAsia="Times New Roman" w:hAnsi="Arial" w:cs="Arial"/>
          <w:b/>
          <w:bCs/>
          <w:color w:val="808080" w:themeColor="background1" w:themeShade="80"/>
          <w:sz w:val="18"/>
          <w:szCs w:val="18"/>
          <w:lang w:eastAsia="en-ZA"/>
        </w:rPr>
        <w:t>Schedule E</w:t>
      </w:r>
      <w:r w:rsidRPr="009070F2">
        <w:rPr>
          <w:rFonts w:ascii="Arial" w:eastAsia="Times New Roman" w:hAnsi="Arial" w:cs="Arial"/>
          <w:color w:val="808080" w:themeColor="background1" w:themeShade="80"/>
          <w:sz w:val="18"/>
          <w:szCs w:val="18"/>
          <w:lang w:eastAsia="en-ZA"/>
        </w:rPr>
        <w:t>.</w:t>
      </w:r>
    </w:p>
    <w:p w14:paraId="5D1C7BDB" w14:textId="73D404D6" w:rsidR="009070F2" w:rsidRPr="009070F2" w:rsidRDefault="009070F2" w:rsidP="00566F74">
      <w:pPr>
        <w:pStyle w:val="ListParagraph"/>
        <w:numPr>
          <w:ilvl w:val="0"/>
          <w:numId w:val="10"/>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Both Parties agree to proactively seek opportunities ("Opportunities") to:</w:t>
      </w:r>
    </w:p>
    <w:p w14:paraId="7271397D" w14:textId="77777777" w:rsidR="009070F2" w:rsidRDefault="009070F2" w:rsidP="00566F74">
      <w:pPr>
        <w:pStyle w:val="ListParagraph"/>
        <w:numPr>
          <w:ilvl w:val="0"/>
          <w:numId w:val="13"/>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Achieve greater efficiencies in the provision of the Services; and/or</w:t>
      </w:r>
    </w:p>
    <w:p w14:paraId="3C6C42B7" w14:textId="77777777" w:rsidR="009070F2" w:rsidRDefault="009070F2" w:rsidP="00566F74">
      <w:pPr>
        <w:pStyle w:val="ListParagraph"/>
        <w:numPr>
          <w:ilvl w:val="0"/>
          <w:numId w:val="13"/>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Enable the Client to achieve improvements in its business through the innovative use of information technology; and/or</w:t>
      </w:r>
    </w:p>
    <w:p w14:paraId="7C83D613" w14:textId="7492BD12" w:rsidR="009070F2" w:rsidRPr="009070F2" w:rsidRDefault="009070F2" w:rsidP="00566F74">
      <w:pPr>
        <w:pStyle w:val="ListParagraph"/>
        <w:numPr>
          <w:ilvl w:val="0"/>
          <w:numId w:val="13"/>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Propose innovative uses of information technology or other changes and improvements in the provision of the Services.</w:t>
      </w:r>
    </w:p>
    <w:p w14:paraId="4482A35D" w14:textId="77777777" w:rsidR="009070F2" w:rsidRDefault="009070F2" w:rsidP="00566F74">
      <w:pPr>
        <w:pStyle w:val="ListParagraph"/>
        <w:numPr>
          <w:ilvl w:val="0"/>
          <w:numId w:val="11"/>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In pursuit of these Opportunities, the Supplier shall, where applicable, propose specific business initiatives to the Client that could lead to greater efficiency and effectiveness in the use of information technology, along with other potential business benefits. Such proposals will be prepared at the Supplier’s expense and shall address:</w:t>
      </w:r>
    </w:p>
    <w:p w14:paraId="427F7336" w14:textId="77777777" w:rsidR="009070F2" w:rsidRDefault="009070F2" w:rsidP="00566F74">
      <w:pPr>
        <w:pStyle w:val="ListParagraph"/>
        <w:numPr>
          <w:ilvl w:val="0"/>
          <w:numId w:val="14"/>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The method of implementing the proposed initiatives;</w:t>
      </w:r>
    </w:p>
    <w:p w14:paraId="57BE6370" w14:textId="77777777" w:rsidR="009070F2" w:rsidRDefault="009070F2" w:rsidP="00566F74">
      <w:pPr>
        <w:pStyle w:val="ListParagraph"/>
        <w:numPr>
          <w:ilvl w:val="0"/>
          <w:numId w:val="14"/>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The timing of implementation;</w:t>
      </w:r>
    </w:p>
    <w:p w14:paraId="3E913D4D" w14:textId="77777777" w:rsidR="009070F2" w:rsidRDefault="009070F2" w:rsidP="00566F74">
      <w:pPr>
        <w:pStyle w:val="ListParagraph"/>
        <w:numPr>
          <w:ilvl w:val="0"/>
          <w:numId w:val="14"/>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The impact on Service Charges, if any; and</w:t>
      </w:r>
    </w:p>
    <w:p w14:paraId="1343664B" w14:textId="18F9B493" w:rsidR="009070F2" w:rsidRPr="009070F2" w:rsidRDefault="009070F2" w:rsidP="00566F74">
      <w:pPr>
        <w:pStyle w:val="ListParagraph"/>
        <w:numPr>
          <w:ilvl w:val="0"/>
          <w:numId w:val="14"/>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The manner and extent to which both Parties will share in the benefits resulting from the efficiencies gained.</w:t>
      </w:r>
    </w:p>
    <w:p w14:paraId="1BB7F954" w14:textId="3CA39B54" w:rsidR="009070F2" w:rsidRDefault="009070F2" w:rsidP="00566F74">
      <w:pPr>
        <w:pStyle w:val="ListParagraph"/>
        <w:numPr>
          <w:ilvl w:val="0"/>
          <w:numId w:val="12"/>
        </w:numPr>
        <w:spacing w:after="0" w:line="240" w:lineRule="auto"/>
        <w:rPr>
          <w:rFonts w:ascii="Times New Roman" w:eastAsia="Times New Roman" w:hAnsi="Times New Roman" w:cs="Times New Roman"/>
          <w:sz w:val="24"/>
          <w:szCs w:val="24"/>
          <w:lang w:eastAsia="en-ZA"/>
        </w:rPr>
      </w:pPr>
      <w:r w:rsidRPr="009070F2">
        <w:rPr>
          <w:rFonts w:ascii="Arial" w:eastAsia="Times New Roman" w:hAnsi="Arial" w:cs="Arial"/>
          <w:color w:val="808080" w:themeColor="background1" w:themeShade="80"/>
          <w:sz w:val="18"/>
          <w:szCs w:val="18"/>
          <w:lang w:eastAsia="en-ZA"/>
        </w:rPr>
        <w:t>The Client is under no obligation to accept any such proposals. If the Client agrees to a proposal in writing, the Parties shall proceed with the implementation of the proposal</w:t>
      </w:r>
      <w:r w:rsidRPr="009070F2">
        <w:rPr>
          <w:rFonts w:ascii="Times New Roman" w:eastAsia="Times New Roman" w:hAnsi="Times New Roman" w:cs="Times New Roman"/>
          <w:sz w:val="24"/>
          <w:szCs w:val="24"/>
          <w:lang w:eastAsia="en-ZA"/>
        </w:rPr>
        <w:t>.</w:t>
      </w:r>
    </w:p>
    <w:p w14:paraId="51E06BCD" w14:textId="77777777" w:rsidR="00AE10CB" w:rsidRDefault="00AE10CB" w:rsidP="000D0F26">
      <w:pPr>
        <w:spacing w:after="0"/>
        <w:rPr>
          <w:rFonts w:ascii="Arial" w:hAnsi="Arial"/>
          <w:color w:val="808080"/>
          <w:sz w:val="18"/>
          <w:szCs w:val="18"/>
        </w:rPr>
      </w:pPr>
    </w:p>
    <w:p w14:paraId="49F759E8" w14:textId="268040AF" w:rsidR="00AE10CB" w:rsidRPr="00AE10CB" w:rsidRDefault="00735386" w:rsidP="00735386">
      <w:pPr>
        <w:pStyle w:val="Heading1"/>
        <w:spacing w:after="0"/>
        <w:ind w:left="567" w:hanging="567"/>
      </w:pPr>
      <w:bookmarkStart w:id="41" w:name="_Toc195708142"/>
      <w:r>
        <w:t>SUPPORT AND SERVICES</w:t>
      </w:r>
      <w:bookmarkEnd w:id="41"/>
    </w:p>
    <w:p w14:paraId="32C6FFD4" w14:textId="77777777" w:rsidR="00AE10CB" w:rsidRPr="000D0F26" w:rsidRDefault="00AE10CB" w:rsidP="00AE10CB">
      <w:pPr>
        <w:pStyle w:val="BodyText"/>
        <w:spacing w:after="0"/>
        <w:rPr>
          <w:color w:val="808080"/>
          <w:sz w:val="24"/>
          <w:szCs w:val="24"/>
        </w:rPr>
      </w:pPr>
    </w:p>
    <w:p w14:paraId="526B564B" w14:textId="29C601D1" w:rsidR="009070F2" w:rsidRDefault="009070F2" w:rsidP="00AE10CB">
      <w:pPr>
        <w:pStyle w:val="BodyText"/>
        <w:spacing w:after="0"/>
        <w:rPr>
          <w:rFonts w:cs="Arial"/>
          <w:color w:val="808080" w:themeColor="background1" w:themeShade="80"/>
          <w:sz w:val="18"/>
          <w:szCs w:val="18"/>
        </w:rPr>
      </w:pPr>
      <w:r w:rsidRPr="009070F2">
        <w:rPr>
          <w:rFonts w:cs="Arial"/>
          <w:color w:val="808080" w:themeColor="background1" w:themeShade="80"/>
          <w:sz w:val="18"/>
          <w:szCs w:val="18"/>
        </w:rPr>
        <w:t xml:space="preserve">The Supplier shall provide ongoing assistance to the Client to support the Services rendered under this Agreement. This support will include comprehensive Service Desk facilities and Hosting Services. The specific details of the Service Desk and Hosting Services are outlined in </w:t>
      </w:r>
      <w:r w:rsidRPr="009070F2">
        <w:rPr>
          <w:rStyle w:val="Strong"/>
          <w:rFonts w:cs="Arial"/>
          <w:color w:val="808080" w:themeColor="background1" w:themeShade="80"/>
          <w:sz w:val="18"/>
          <w:szCs w:val="18"/>
        </w:rPr>
        <w:t>Schedule G</w:t>
      </w:r>
      <w:r w:rsidRPr="009070F2">
        <w:rPr>
          <w:rFonts w:cs="Arial"/>
          <w:color w:val="808080" w:themeColor="background1" w:themeShade="80"/>
          <w:sz w:val="18"/>
          <w:szCs w:val="18"/>
        </w:rPr>
        <w:t xml:space="preserve"> to this Agreement.</w:t>
      </w:r>
    </w:p>
    <w:p w14:paraId="2C4073F0" w14:textId="77777777" w:rsidR="00AD4FC3" w:rsidRPr="009070F2" w:rsidRDefault="00AD4FC3" w:rsidP="00AE10CB">
      <w:pPr>
        <w:pStyle w:val="BodyText"/>
        <w:spacing w:after="0"/>
        <w:rPr>
          <w:rFonts w:cs="Arial"/>
          <w:color w:val="808080" w:themeColor="background1" w:themeShade="80"/>
          <w:sz w:val="18"/>
          <w:szCs w:val="18"/>
        </w:rPr>
      </w:pPr>
    </w:p>
    <w:p w14:paraId="4270A030" w14:textId="77777777" w:rsidR="00AE10CB" w:rsidRPr="00AE10CB" w:rsidRDefault="00AE10CB" w:rsidP="00AE10CB">
      <w:pPr>
        <w:pStyle w:val="BodyText"/>
        <w:spacing w:after="0"/>
        <w:rPr>
          <w:color w:val="808080"/>
          <w:sz w:val="18"/>
          <w:szCs w:val="18"/>
        </w:rPr>
      </w:pPr>
    </w:p>
    <w:p w14:paraId="4A885F6B" w14:textId="6E283A6C" w:rsidR="00735386" w:rsidRDefault="00735386" w:rsidP="00AE10CB">
      <w:pPr>
        <w:pStyle w:val="Heading1"/>
        <w:spacing w:after="0"/>
        <w:ind w:left="567" w:hanging="567"/>
      </w:pPr>
      <w:bookmarkStart w:id="42" w:name="_Toc195708143"/>
      <w:r>
        <w:t>COMPENSATION</w:t>
      </w:r>
      <w:bookmarkEnd w:id="42"/>
    </w:p>
    <w:p w14:paraId="18562557" w14:textId="77777777" w:rsidR="00AE10CB" w:rsidRPr="00AE10CB" w:rsidRDefault="00AE10CB" w:rsidP="00AE10CB">
      <w:pPr>
        <w:spacing w:after="0"/>
      </w:pPr>
    </w:p>
    <w:p w14:paraId="6CC16170" w14:textId="77777777" w:rsidR="007C49C7" w:rsidRPr="007C49C7" w:rsidRDefault="00735386" w:rsidP="00DA00D3">
      <w:pPr>
        <w:pStyle w:val="Heading2"/>
        <w:numPr>
          <w:ilvl w:val="1"/>
          <w:numId w:val="1"/>
        </w:numPr>
        <w:spacing w:after="0"/>
        <w:ind w:left="567" w:hanging="567"/>
      </w:pPr>
      <w:bookmarkStart w:id="43" w:name="_Toc195708144"/>
      <w:r>
        <w:t>Fees</w:t>
      </w:r>
      <w:bookmarkEnd w:id="43"/>
    </w:p>
    <w:p w14:paraId="4E1A87F3" w14:textId="77777777" w:rsidR="00AE10CB" w:rsidRDefault="00AE10CB" w:rsidP="00AE10CB">
      <w:pPr>
        <w:spacing w:after="0"/>
        <w:rPr>
          <w:rFonts w:ascii="Arial" w:hAnsi="Arial" w:cs="Arial"/>
          <w:color w:val="808080" w:themeColor="background1" w:themeShade="80"/>
          <w:sz w:val="18"/>
          <w:szCs w:val="18"/>
        </w:rPr>
      </w:pPr>
    </w:p>
    <w:p w14:paraId="64E13314" w14:textId="78DA2ABB" w:rsidR="00735386" w:rsidRPr="009070F2" w:rsidRDefault="009070F2" w:rsidP="00AE10CB">
      <w:pPr>
        <w:spacing w:after="0"/>
        <w:rPr>
          <w:rFonts w:ascii="Arial" w:hAnsi="Arial" w:cs="Arial"/>
          <w:color w:val="808080" w:themeColor="background1" w:themeShade="80"/>
          <w:sz w:val="18"/>
          <w:szCs w:val="18"/>
        </w:rPr>
      </w:pPr>
      <w:r w:rsidRPr="009070F2">
        <w:rPr>
          <w:rFonts w:ascii="Arial" w:hAnsi="Arial" w:cs="Arial"/>
          <w:color w:val="808080" w:themeColor="background1" w:themeShade="80"/>
          <w:sz w:val="18"/>
          <w:szCs w:val="18"/>
        </w:rPr>
        <w:t xml:space="preserve">The fees payable for the performance of either the Standard Services or Non-standard Services shall be in accordance with the fee structure defined in </w:t>
      </w:r>
      <w:r w:rsidRPr="009070F2">
        <w:rPr>
          <w:rStyle w:val="Strong"/>
          <w:rFonts w:ascii="Arial" w:hAnsi="Arial" w:cs="Arial"/>
          <w:color w:val="808080" w:themeColor="background1" w:themeShade="80"/>
          <w:sz w:val="18"/>
          <w:szCs w:val="18"/>
        </w:rPr>
        <w:t>Schedule H</w:t>
      </w:r>
      <w:r w:rsidRPr="009070F2">
        <w:rPr>
          <w:rFonts w:ascii="Arial" w:hAnsi="Arial" w:cs="Arial"/>
          <w:color w:val="808080" w:themeColor="background1" w:themeShade="80"/>
          <w:sz w:val="18"/>
          <w:szCs w:val="18"/>
        </w:rPr>
        <w:t xml:space="preserve"> to this Agreement.</w:t>
      </w:r>
    </w:p>
    <w:p w14:paraId="190CF2EB" w14:textId="77777777" w:rsidR="00AE10CB" w:rsidRDefault="00AE10CB" w:rsidP="00AE10CB">
      <w:pPr>
        <w:spacing w:after="0"/>
        <w:rPr>
          <w:rFonts w:ascii="Arial" w:hAnsi="Arial" w:cs="Arial"/>
          <w:color w:val="808080" w:themeColor="background1" w:themeShade="80"/>
          <w:sz w:val="18"/>
          <w:szCs w:val="18"/>
        </w:rPr>
      </w:pPr>
    </w:p>
    <w:p w14:paraId="07918472" w14:textId="7ADB0C3F" w:rsidR="00AE10CB" w:rsidRPr="00AE10CB" w:rsidRDefault="00735386" w:rsidP="00DA00D3">
      <w:pPr>
        <w:pStyle w:val="Heading2"/>
        <w:numPr>
          <w:ilvl w:val="1"/>
          <w:numId w:val="1"/>
        </w:numPr>
        <w:spacing w:after="0"/>
        <w:ind w:left="567" w:hanging="567"/>
      </w:pPr>
      <w:bookmarkStart w:id="44" w:name="_Toc195708145"/>
      <w:r>
        <w:t xml:space="preserve">Adjustment </w:t>
      </w:r>
      <w:r w:rsidR="001114CD">
        <w:t>of Service</w:t>
      </w:r>
      <w:r>
        <w:t xml:space="preserve"> Fees</w:t>
      </w:r>
      <w:bookmarkEnd w:id="44"/>
    </w:p>
    <w:p w14:paraId="1C92DF67" w14:textId="77777777" w:rsidR="00AE10CB" w:rsidRDefault="00AE10CB" w:rsidP="00AE10CB">
      <w:pPr>
        <w:spacing w:after="0"/>
        <w:rPr>
          <w:rFonts w:ascii="Arial" w:hAnsi="Arial" w:cs="Arial"/>
          <w:color w:val="808080" w:themeColor="background1" w:themeShade="80"/>
          <w:sz w:val="18"/>
          <w:szCs w:val="18"/>
        </w:rPr>
      </w:pPr>
    </w:p>
    <w:p w14:paraId="5A6BAB1F" w14:textId="5EFB3D00" w:rsidR="00AE10CB" w:rsidRDefault="009070F2" w:rsidP="00AE10CB">
      <w:pPr>
        <w:spacing w:after="0"/>
        <w:rPr>
          <w:rFonts w:ascii="Arial" w:hAnsi="Arial" w:cs="Arial"/>
          <w:color w:val="808080" w:themeColor="background1" w:themeShade="80"/>
          <w:sz w:val="18"/>
          <w:szCs w:val="18"/>
        </w:rPr>
      </w:pPr>
      <w:r w:rsidRPr="009070F2">
        <w:rPr>
          <w:rFonts w:ascii="Arial" w:hAnsi="Arial" w:cs="Arial"/>
          <w:color w:val="808080" w:themeColor="background1" w:themeShade="80"/>
          <w:sz w:val="18"/>
          <w:szCs w:val="18"/>
        </w:rPr>
        <w:t xml:space="preserve">The Service Fees shall be adjusted annually on the anniversary of the Commencement Date in accordance with the provisions outlined in </w:t>
      </w:r>
      <w:r w:rsidRPr="009070F2">
        <w:rPr>
          <w:rStyle w:val="Strong"/>
          <w:rFonts w:ascii="Arial" w:hAnsi="Arial" w:cs="Arial"/>
          <w:color w:val="808080" w:themeColor="background1" w:themeShade="80"/>
          <w:sz w:val="18"/>
          <w:szCs w:val="18"/>
        </w:rPr>
        <w:t>Schedule H</w:t>
      </w:r>
      <w:r w:rsidRPr="009070F2">
        <w:rPr>
          <w:rFonts w:ascii="Arial" w:hAnsi="Arial" w:cs="Arial"/>
          <w:color w:val="808080" w:themeColor="background1" w:themeShade="80"/>
          <w:sz w:val="18"/>
          <w:szCs w:val="18"/>
        </w:rPr>
        <w:t xml:space="preserve">, if applicable. Additionally, the Service Fees may be adjusted to reflect any Service Level Credits, as calculated and agreed upon in accordance with </w:t>
      </w:r>
      <w:r w:rsidRPr="009070F2">
        <w:rPr>
          <w:rStyle w:val="Strong"/>
          <w:rFonts w:ascii="Arial" w:hAnsi="Arial" w:cs="Arial"/>
          <w:color w:val="808080" w:themeColor="background1" w:themeShade="80"/>
          <w:sz w:val="18"/>
          <w:szCs w:val="18"/>
        </w:rPr>
        <w:t>Schedule H</w:t>
      </w:r>
      <w:r w:rsidRPr="009070F2">
        <w:rPr>
          <w:rFonts w:ascii="Arial" w:hAnsi="Arial" w:cs="Arial"/>
          <w:color w:val="808080" w:themeColor="background1" w:themeShade="80"/>
          <w:sz w:val="18"/>
          <w:szCs w:val="18"/>
        </w:rPr>
        <w:t>, if applicable.</w:t>
      </w:r>
    </w:p>
    <w:p w14:paraId="071D4E97" w14:textId="77777777" w:rsidR="00C0763B" w:rsidRDefault="00C0763B" w:rsidP="00AE10CB">
      <w:pPr>
        <w:spacing w:after="0"/>
        <w:rPr>
          <w:rFonts w:ascii="Arial" w:hAnsi="Arial" w:cs="Arial"/>
          <w:color w:val="808080" w:themeColor="background1" w:themeShade="80"/>
          <w:sz w:val="18"/>
          <w:szCs w:val="18"/>
        </w:rPr>
      </w:pPr>
    </w:p>
    <w:p w14:paraId="071971A1" w14:textId="77777777" w:rsidR="007C49C7" w:rsidRPr="007C49C7" w:rsidRDefault="00E134E5" w:rsidP="00DA00D3">
      <w:pPr>
        <w:pStyle w:val="Heading2"/>
        <w:numPr>
          <w:ilvl w:val="1"/>
          <w:numId w:val="1"/>
        </w:numPr>
        <w:spacing w:after="0"/>
        <w:ind w:left="567" w:hanging="567"/>
      </w:pPr>
      <w:bookmarkStart w:id="45" w:name="_Toc195708146"/>
      <w:r>
        <w:t>Reimbursable E</w:t>
      </w:r>
      <w:r w:rsidR="00735386">
        <w:t>xpenses</w:t>
      </w:r>
      <w:bookmarkEnd w:id="45"/>
    </w:p>
    <w:p w14:paraId="767A22E9" w14:textId="77777777" w:rsidR="00AE10CB" w:rsidRDefault="00AE10CB" w:rsidP="00AE10CB">
      <w:pPr>
        <w:spacing w:after="0"/>
        <w:rPr>
          <w:rFonts w:ascii="Arial" w:hAnsi="Arial" w:cs="Arial"/>
          <w:color w:val="808080" w:themeColor="background1" w:themeShade="80"/>
          <w:sz w:val="18"/>
          <w:szCs w:val="18"/>
        </w:rPr>
      </w:pPr>
    </w:p>
    <w:p w14:paraId="13EF7B65" w14:textId="3AD6C8E4" w:rsidR="006C4C45" w:rsidRPr="000D0F26" w:rsidRDefault="001114CD" w:rsidP="006C4C45">
      <w:pPr>
        <w:spacing w:after="0"/>
        <w:rPr>
          <w:rFonts w:ascii="Arial" w:hAnsi="Arial" w:cs="Arial"/>
          <w:color w:val="808080" w:themeColor="background1" w:themeShade="80"/>
          <w:sz w:val="18"/>
          <w:szCs w:val="18"/>
        </w:rPr>
      </w:pPr>
      <w:r w:rsidRPr="001114CD">
        <w:rPr>
          <w:rFonts w:ascii="Arial" w:hAnsi="Arial" w:cs="Arial"/>
          <w:color w:val="808080" w:themeColor="background1" w:themeShade="80"/>
          <w:sz w:val="18"/>
          <w:szCs w:val="18"/>
        </w:rPr>
        <w:t xml:space="preserve">"Reimbursable Expenses" refer to agreed incidental services reasonably incurred by the Supplier in the performance of its obligations, plus a 10% administrative fee. The specific expenses that may be considered reimbursable are outlined in </w:t>
      </w:r>
      <w:r w:rsidRPr="001114CD">
        <w:rPr>
          <w:rStyle w:val="Strong"/>
          <w:rFonts w:ascii="Arial" w:hAnsi="Arial" w:cs="Arial"/>
          <w:color w:val="808080" w:themeColor="background1" w:themeShade="80"/>
          <w:sz w:val="18"/>
          <w:szCs w:val="18"/>
        </w:rPr>
        <w:t>Schedule H</w:t>
      </w:r>
      <w:r w:rsidRPr="001114CD">
        <w:rPr>
          <w:rFonts w:ascii="Arial" w:hAnsi="Arial" w:cs="Arial"/>
          <w:color w:val="808080" w:themeColor="background1" w:themeShade="80"/>
          <w:sz w:val="18"/>
          <w:szCs w:val="18"/>
        </w:rPr>
        <w:t xml:space="preserve"> to this Agreement. No expenses shall be incurred without the prior written approval of the Client.</w:t>
      </w:r>
    </w:p>
    <w:p w14:paraId="5318311E" w14:textId="54ED1246" w:rsidR="006C4C45" w:rsidRDefault="006C4C45" w:rsidP="006C4C45">
      <w:pPr>
        <w:spacing w:after="0"/>
        <w:rPr>
          <w:rFonts w:ascii="Arial" w:hAnsi="Arial" w:cs="Arial"/>
          <w:color w:val="808080" w:themeColor="background1" w:themeShade="80"/>
          <w:sz w:val="24"/>
          <w:szCs w:val="24"/>
        </w:rPr>
      </w:pPr>
    </w:p>
    <w:p w14:paraId="25E2DF2C" w14:textId="0B98695D" w:rsidR="003E36F9" w:rsidRDefault="003E36F9" w:rsidP="006C4C45">
      <w:pPr>
        <w:spacing w:after="0"/>
        <w:rPr>
          <w:rFonts w:ascii="Arial" w:hAnsi="Arial" w:cs="Arial"/>
          <w:color w:val="808080" w:themeColor="background1" w:themeShade="80"/>
          <w:sz w:val="24"/>
          <w:szCs w:val="24"/>
        </w:rPr>
      </w:pPr>
    </w:p>
    <w:p w14:paraId="710EC81C" w14:textId="77777777" w:rsidR="003E36F9" w:rsidRPr="000D0F26" w:rsidRDefault="003E36F9" w:rsidP="006C4C45">
      <w:pPr>
        <w:spacing w:after="0"/>
        <w:rPr>
          <w:rFonts w:ascii="Arial" w:hAnsi="Arial" w:cs="Arial"/>
          <w:color w:val="808080" w:themeColor="background1" w:themeShade="80"/>
          <w:sz w:val="24"/>
          <w:szCs w:val="24"/>
        </w:rPr>
      </w:pPr>
    </w:p>
    <w:p w14:paraId="677FD915" w14:textId="26D6B025" w:rsidR="007C49C7" w:rsidRPr="007C49C7" w:rsidRDefault="007B13A6" w:rsidP="006C4C45">
      <w:pPr>
        <w:pStyle w:val="Heading2"/>
        <w:numPr>
          <w:ilvl w:val="1"/>
          <w:numId w:val="1"/>
        </w:numPr>
        <w:spacing w:after="0"/>
        <w:ind w:left="567" w:hanging="567"/>
      </w:pPr>
      <w:bookmarkStart w:id="46" w:name="_Toc195708147"/>
      <w:r>
        <w:t>Invoic</w:t>
      </w:r>
      <w:r w:rsidR="001114CD">
        <w:t>ing and Payment</w:t>
      </w:r>
      <w:bookmarkEnd w:id="46"/>
    </w:p>
    <w:p w14:paraId="58CEEB5D" w14:textId="77777777" w:rsidR="00AE10CB" w:rsidRDefault="00AE10CB" w:rsidP="006C4C45">
      <w:pPr>
        <w:spacing w:after="0"/>
        <w:rPr>
          <w:rFonts w:ascii="Arial" w:hAnsi="Arial" w:cs="Arial"/>
          <w:color w:val="808080" w:themeColor="background1" w:themeShade="80"/>
          <w:sz w:val="18"/>
          <w:szCs w:val="18"/>
        </w:rPr>
      </w:pPr>
    </w:p>
    <w:p w14:paraId="3FAF9737" w14:textId="1EF36971" w:rsidR="006C4C45" w:rsidRPr="000D0F26" w:rsidRDefault="001114CD" w:rsidP="00AE10CB">
      <w:pPr>
        <w:spacing w:after="0"/>
        <w:rPr>
          <w:rFonts w:ascii="Arial" w:hAnsi="Arial" w:cs="Arial"/>
          <w:color w:val="808080" w:themeColor="background1" w:themeShade="80"/>
          <w:sz w:val="18"/>
          <w:szCs w:val="18"/>
        </w:rPr>
      </w:pPr>
      <w:r w:rsidRPr="001114CD">
        <w:rPr>
          <w:rFonts w:ascii="Arial" w:hAnsi="Arial" w:cs="Arial"/>
          <w:color w:val="808080" w:themeColor="background1" w:themeShade="80"/>
          <w:sz w:val="18"/>
          <w:szCs w:val="18"/>
        </w:rPr>
        <w:t>The Supplier shall submit invoices to the Client on a monthly basis, with professional fees billed in advance and agreed reimbursable expenses billed in arrears. Each invoice shall clearly detail the work performed, the hours worked, and the reimbursable expenses incurred.</w:t>
      </w:r>
    </w:p>
    <w:p w14:paraId="02DD95B9" w14:textId="77777777" w:rsidR="001114CD" w:rsidRPr="000D0F26" w:rsidRDefault="001114CD" w:rsidP="00AE10CB">
      <w:pPr>
        <w:spacing w:after="0"/>
        <w:rPr>
          <w:sz w:val="24"/>
          <w:szCs w:val="24"/>
        </w:rPr>
      </w:pPr>
    </w:p>
    <w:p w14:paraId="2F165555" w14:textId="77777777" w:rsidR="007C49C7" w:rsidRPr="007C49C7" w:rsidRDefault="00E134E5" w:rsidP="00DA00D3">
      <w:pPr>
        <w:pStyle w:val="Heading2"/>
        <w:numPr>
          <w:ilvl w:val="1"/>
          <w:numId w:val="1"/>
        </w:numPr>
        <w:spacing w:after="0"/>
        <w:ind w:left="567" w:hanging="567"/>
      </w:pPr>
      <w:bookmarkStart w:id="47" w:name="_Toc195708148"/>
      <w:r>
        <w:t>Payment T</w:t>
      </w:r>
      <w:r w:rsidR="007B13A6">
        <w:t>erms</w:t>
      </w:r>
      <w:bookmarkEnd w:id="47"/>
    </w:p>
    <w:p w14:paraId="13579657" w14:textId="77777777" w:rsidR="00AE10CB" w:rsidRDefault="00AE10CB" w:rsidP="00AE10CB">
      <w:pPr>
        <w:spacing w:after="0"/>
        <w:rPr>
          <w:rFonts w:ascii="Arial" w:hAnsi="Arial" w:cs="Arial"/>
          <w:color w:val="808080" w:themeColor="background1" w:themeShade="80"/>
          <w:sz w:val="18"/>
          <w:szCs w:val="18"/>
        </w:rPr>
      </w:pPr>
    </w:p>
    <w:p w14:paraId="43C6BF3D" w14:textId="77777777" w:rsidR="001114CD" w:rsidRPr="001114CD" w:rsidRDefault="001114CD" w:rsidP="001114CD">
      <w:pPr>
        <w:spacing w:after="0" w:line="240" w:lineRule="auto"/>
        <w:rPr>
          <w:rFonts w:ascii="Arial" w:eastAsia="Times New Roman" w:hAnsi="Arial" w:cs="Arial"/>
          <w:color w:val="808080" w:themeColor="background1" w:themeShade="80"/>
          <w:sz w:val="18"/>
          <w:szCs w:val="18"/>
          <w:lang w:eastAsia="en-ZA"/>
        </w:rPr>
      </w:pPr>
      <w:r w:rsidRPr="001114CD">
        <w:rPr>
          <w:rFonts w:ascii="Arial" w:eastAsia="Times New Roman" w:hAnsi="Arial" w:cs="Arial"/>
          <w:color w:val="808080" w:themeColor="background1" w:themeShade="80"/>
          <w:sz w:val="18"/>
          <w:szCs w:val="18"/>
          <w:lang w:eastAsia="en-ZA"/>
        </w:rPr>
        <w:t xml:space="preserve">All fees and expenses are to be paid to the Supplier in South African Rand via internet transfer to the account designated by the Supplier. Invoices are payable within </w:t>
      </w:r>
      <w:r w:rsidRPr="001114CD">
        <w:rPr>
          <w:rFonts w:ascii="Arial" w:eastAsia="Times New Roman" w:hAnsi="Arial" w:cs="Arial"/>
          <w:b/>
          <w:bCs/>
          <w:color w:val="808080" w:themeColor="background1" w:themeShade="80"/>
          <w:sz w:val="18"/>
          <w:szCs w:val="18"/>
          <w:lang w:eastAsia="en-ZA"/>
        </w:rPr>
        <w:t>30 (THIRTY)</w:t>
      </w:r>
      <w:r w:rsidRPr="001114CD">
        <w:rPr>
          <w:rFonts w:ascii="Arial" w:eastAsia="Times New Roman" w:hAnsi="Arial" w:cs="Arial"/>
          <w:color w:val="808080" w:themeColor="background1" w:themeShade="80"/>
          <w:sz w:val="18"/>
          <w:szCs w:val="18"/>
          <w:lang w:eastAsia="en-ZA"/>
        </w:rPr>
        <w:t xml:space="preserve"> days of receipt.</w:t>
      </w:r>
    </w:p>
    <w:p w14:paraId="3AA35E01" w14:textId="77777777" w:rsidR="001114CD" w:rsidRPr="001114CD" w:rsidRDefault="001114CD" w:rsidP="001114CD">
      <w:pPr>
        <w:spacing w:after="0" w:line="240" w:lineRule="auto"/>
        <w:rPr>
          <w:rFonts w:ascii="Arial" w:eastAsia="Times New Roman" w:hAnsi="Arial" w:cs="Arial"/>
          <w:color w:val="808080" w:themeColor="background1" w:themeShade="80"/>
          <w:sz w:val="18"/>
          <w:szCs w:val="18"/>
          <w:lang w:eastAsia="en-ZA"/>
        </w:rPr>
      </w:pPr>
      <w:r w:rsidRPr="001114CD">
        <w:rPr>
          <w:rFonts w:ascii="Arial" w:eastAsia="Times New Roman" w:hAnsi="Arial" w:cs="Arial"/>
          <w:color w:val="808080" w:themeColor="background1" w:themeShade="80"/>
          <w:sz w:val="18"/>
          <w:szCs w:val="18"/>
          <w:lang w:eastAsia="en-ZA"/>
        </w:rPr>
        <w:t xml:space="preserve">Any amounts disputed in good faith may be deducted from the invoice, and the remainder must be paid by the due date. The Client shall notify the Supplier in writing within </w:t>
      </w:r>
      <w:r w:rsidRPr="001114CD">
        <w:rPr>
          <w:rFonts w:ascii="Arial" w:eastAsia="Times New Roman" w:hAnsi="Arial" w:cs="Arial"/>
          <w:b/>
          <w:bCs/>
          <w:color w:val="808080" w:themeColor="background1" w:themeShade="80"/>
          <w:sz w:val="18"/>
          <w:szCs w:val="18"/>
          <w:lang w:eastAsia="en-ZA"/>
        </w:rPr>
        <w:t>7 (SEVEN)</w:t>
      </w:r>
      <w:r w:rsidRPr="001114CD">
        <w:rPr>
          <w:rFonts w:ascii="Arial" w:eastAsia="Times New Roman" w:hAnsi="Arial" w:cs="Arial"/>
          <w:color w:val="808080" w:themeColor="background1" w:themeShade="80"/>
          <w:sz w:val="18"/>
          <w:szCs w:val="18"/>
          <w:lang w:eastAsia="en-ZA"/>
        </w:rPr>
        <w:t xml:space="preserve"> days of receipt of the invoice, detailing the reasons for withholding payment.</w:t>
      </w:r>
    </w:p>
    <w:p w14:paraId="285A13D9" w14:textId="77777777" w:rsidR="001114CD" w:rsidRPr="001114CD" w:rsidRDefault="001114CD" w:rsidP="001114CD">
      <w:pPr>
        <w:spacing w:after="0" w:line="240" w:lineRule="auto"/>
        <w:rPr>
          <w:rFonts w:ascii="Arial" w:eastAsia="Times New Roman" w:hAnsi="Arial" w:cs="Arial"/>
          <w:color w:val="808080" w:themeColor="background1" w:themeShade="80"/>
          <w:sz w:val="18"/>
          <w:szCs w:val="18"/>
          <w:lang w:eastAsia="en-ZA"/>
        </w:rPr>
      </w:pPr>
      <w:r w:rsidRPr="001114CD">
        <w:rPr>
          <w:rFonts w:ascii="Arial" w:eastAsia="Times New Roman" w:hAnsi="Arial" w:cs="Arial"/>
          <w:color w:val="808080" w:themeColor="background1" w:themeShade="80"/>
          <w:sz w:val="18"/>
          <w:szCs w:val="18"/>
          <w:lang w:eastAsia="en-ZA"/>
        </w:rPr>
        <w:t xml:space="preserve">Upon receipt of the dispute notice, the Supplier and Client will cooperate in good faith to resolve the dispute promptly and in a mutually acceptable manner. The Client agrees to pay any disputed amounts within </w:t>
      </w:r>
      <w:r w:rsidRPr="001114CD">
        <w:rPr>
          <w:rFonts w:ascii="Arial" w:eastAsia="Times New Roman" w:hAnsi="Arial" w:cs="Arial"/>
          <w:b/>
          <w:bCs/>
          <w:color w:val="808080" w:themeColor="background1" w:themeShade="80"/>
          <w:sz w:val="18"/>
          <w:szCs w:val="18"/>
          <w:lang w:eastAsia="en-ZA"/>
        </w:rPr>
        <w:t>5 (FIVE)</w:t>
      </w:r>
      <w:r w:rsidRPr="001114CD">
        <w:rPr>
          <w:rFonts w:ascii="Arial" w:eastAsia="Times New Roman" w:hAnsi="Arial" w:cs="Arial"/>
          <w:color w:val="808080" w:themeColor="background1" w:themeShade="80"/>
          <w:sz w:val="18"/>
          <w:szCs w:val="18"/>
          <w:lang w:eastAsia="en-ZA"/>
        </w:rPr>
        <w:t xml:space="preserve"> days of resolution.</w:t>
      </w:r>
    </w:p>
    <w:p w14:paraId="466D6BEA" w14:textId="77777777" w:rsidR="00AE10CB" w:rsidRPr="000D0F26" w:rsidRDefault="00AE10CB" w:rsidP="00AE10CB">
      <w:pPr>
        <w:spacing w:after="0"/>
        <w:rPr>
          <w:rFonts w:ascii="Arial" w:hAnsi="Arial" w:cs="Arial"/>
          <w:color w:val="808080" w:themeColor="background1" w:themeShade="80"/>
          <w:sz w:val="24"/>
          <w:szCs w:val="24"/>
        </w:rPr>
      </w:pPr>
    </w:p>
    <w:p w14:paraId="13805675" w14:textId="48F83007" w:rsidR="007C49C7" w:rsidRPr="007C49C7" w:rsidRDefault="007B13A6" w:rsidP="00DA00D3">
      <w:pPr>
        <w:pStyle w:val="Heading2"/>
        <w:numPr>
          <w:ilvl w:val="1"/>
          <w:numId w:val="1"/>
        </w:numPr>
        <w:spacing w:after="0"/>
        <w:ind w:left="567" w:hanging="567"/>
      </w:pPr>
      <w:bookmarkStart w:id="48" w:name="_Toc195708149"/>
      <w:r>
        <w:t>V</w:t>
      </w:r>
      <w:r w:rsidR="001114CD">
        <w:t>ALUE ADDED TAX (V</w:t>
      </w:r>
      <w:r>
        <w:t>AT</w:t>
      </w:r>
      <w:r w:rsidR="001114CD">
        <w:t>)</w:t>
      </w:r>
      <w:bookmarkEnd w:id="48"/>
    </w:p>
    <w:p w14:paraId="2C8845E1" w14:textId="77777777" w:rsidR="00AE10CB" w:rsidRDefault="00AE10CB" w:rsidP="00AE10CB">
      <w:pPr>
        <w:spacing w:after="0"/>
        <w:rPr>
          <w:rFonts w:ascii="Arial" w:hAnsi="Arial" w:cs="Arial"/>
          <w:color w:val="808080" w:themeColor="background1" w:themeShade="80"/>
          <w:sz w:val="18"/>
          <w:szCs w:val="18"/>
        </w:rPr>
      </w:pPr>
    </w:p>
    <w:p w14:paraId="1EB29291" w14:textId="77777777" w:rsidR="001114CD" w:rsidRPr="001114CD" w:rsidRDefault="001114CD" w:rsidP="001114CD">
      <w:pPr>
        <w:spacing w:after="0" w:line="240" w:lineRule="auto"/>
        <w:rPr>
          <w:rFonts w:ascii="Arial" w:eastAsia="Times New Roman" w:hAnsi="Arial" w:cs="Arial"/>
          <w:color w:val="808080" w:themeColor="background1" w:themeShade="80"/>
          <w:sz w:val="18"/>
          <w:szCs w:val="18"/>
          <w:lang w:eastAsia="en-ZA"/>
        </w:rPr>
      </w:pPr>
      <w:r w:rsidRPr="001114CD">
        <w:rPr>
          <w:rFonts w:ascii="Arial" w:eastAsia="Times New Roman" w:hAnsi="Arial" w:cs="Arial"/>
          <w:color w:val="808080" w:themeColor="background1" w:themeShade="80"/>
          <w:sz w:val="18"/>
          <w:szCs w:val="18"/>
          <w:lang w:eastAsia="en-ZA"/>
        </w:rPr>
        <w:t>The Supplier is registered for Value Added Tax (VAT) and must add VAT, as prescribed by the South African Revenue Service (SARS), to all amounts quoted within and outside of this Agreement. VAT is payable by the Client.</w:t>
      </w:r>
    </w:p>
    <w:p w14:paraId="2EEE98CB" w14:textId="19A12B23" w:rsidR="007B13A6" w:rsidRPr="000D0F26" w:rsidRDefault="001114CD" w:rsidP="000D0F26">
      <w:pPr>
        <w:spacing w:after="0" w:line="240" w:lineRule="auto"/>
        <w:rPr>
          <w:rFonts w:ascii="Arial" w:eastAsia="Times New Roman" w:hAnsi="Arial" w:cs="Arial"/>
          <w:color w:val="808080" w:themeColor="background1" w:themeShade="80"/>
          <w:sz w:val="18"/>
          <w:szCs w:val="18"/>
          <w:lang w:eastAsia="en-ZA"/>
        </w:rPr>
      </w:pPr>
      <w:r w:rsidRPr="001114CD">
        <w:rPr>
          <w:rFonts w:ascii="Arial" w:eastAsia="Times New Roman" w:hAnsi="Arial" w:cs="Arial"/>
          <w:color w:val="808080" w:themeColor="background1" w:themeShade="80"/>
          <w:sz w:val="18"/>
          <w:szCs w:val="18"/>
          <w:lang w:eastAsia="en-ZA"/>
        </w:rPr>
        <w:t>All amounts or quotations arising from or outside this Agreement are exclusive of VAT unless explicitly stated otherwise.</w:t>
      </w:r>
    </w:p>
    <w:p w14:paraId="093DA358" w14:textId="77777777" w:rsidR="00AE10CB" w:rsidRPr="000D0F26" w:rsidRDefault="00AE10CB" w:rsidP="00AE10CB">
      <w:pPr>
        <w:spacing w:after="0"/>
        <w:rPr>
          <w:rFonts w:ascii="Arial" w:hAnsi="Arial" w:cs="Arial"/>
          <w:color w:val="808080" w:themeColor="background1" w:themeShade="80"/>
          <w:sz w:val="24"/>
          <w:szCs w:val="24"/>
        </w:rPr>
      </w:pPr>
    </w:p>
    <w:p w14:paraId="12685F8B" w14:textId="18B8C579" w:rsidR="007C49C7" w:rsidRPr="007C49C7" w:rsidRDefault="00E134E5" w:rsidP="00DA00D3">
      <w:pPr>
        <w:pStyle w:val="Heading2"/>
        <w:numPr>
          <w:ilvl w:val="1"/>
          <w:numId w:val="1"/>
        </w:numPr>
        <w:spacing w:after="0"/>
        <w:ind w:left="567" w:hanging="567"/>
      </w:pPr>
      <w:bookmarkStart w:id="49" w:name="_Toc195708150"/>
      <w:r>
        <w:t>Late P</w:t>
      </w:r>
      <w:r w:rsidR="007B13A6">
        <w:t>ayment</w:t>
      </w:r>
      <w:r w:rsidR="001114CD">
        <w:t xml:space="preserve"> and Interest</w:t>
      </w:r>
      <w:bookmarkEnd w:id="49"/>
    </w:p>
    <w:p w14:paraId="0CD2E023" w14:textId="77777777" w:rsidR="00AE10CB" w:rsidRDefault="00AE10CB" w:rsidP="00AE10CB">
      <w:pPr>
        <w:spacing w:after="0"/>
        <w:rPr>
          <w:rFonts w:ascii="Arial" w:hAnsi="Arial" w:cs="Arial"/>
          <w:color w:val="808080" w:themeColor="background1" w:themeShade="80"/>
          <w:sz w:val="18"/>
          <w:szCs w:val="18"/>
        </w:rPr>
      </w:pPr>
    </w:p>
    <w:p w14:paraId="56F857E5" w14:textId="57009E60" w:rsidR="001114CD" w:rsidRDefault="001114CD" w:rsidP="00AE10CB">
      <w:pPr>
        <w:spacing w:after="0"/>
        <w:rPr>
          <w:rFonts w:ascii="Arial" w:hAnsi="Arial" w:cs="Arial"/>
          <w:color w:val="808080" w:themeColor="background1" w:themeShade="80"/>
          <w:sz w:val="18"/>
          <w:szCs w:val="18"/>
        </w:rPr>
      </w:pPr>
      <w:r w:rsidRPr="001114CD">
        <w:rPr>
          <w:rFonts w:ascii="Arial" w:hAnsi="Arial" w:cs="Arial"/>
          <w:color w:val="808080" w:themeColor="background1" w:themeShade="80"/>
          <w:sz w:val="18"/>
          <w:szCs w:val="18"/>
        </w:rPr>
        <w:t xml:space="preserve">Any undisputed amount due by either party under this Agreement, whether pursuant to this clause or any other provision, that remains unpaid after the due date shall accrue interest at the prevailing Prime Rate, plus [X] percentage points, calculated from </w:t>
      </w:r>
      <w:r w:rsidRPr="001114CD">
        <w:rPr>
          <w:rStyle w:val="Strong"/>
          <w:rFonts w:ascii="Arial" w:hAnsi="Arial" w:cs="Arial"/>
          <w:color w:val="808080" w:themeColor="background1" w:themeShade="80"/>
          <w:sz w:val="18"/>
          <w:szCs w:val="18"/>
        </w:rPr>
        <w:t>15 (FIFTEEN)</w:t>
      </w:r>
      <w:r w:rsidRPr="001114CD">
        <w:rPr>
          <w:rFonts w:ascii="Arial" w:hAnsi="Arial" w:cs="Arial"/>
          <w:color w:val="808080" w:themeColor="background1" w:themeShade="80"/>
          <w:sz w:val="18"/>
          <w:szCs w:val="18"/>
        </w:rPr>
        <w:t xml:space="preserve"> days after the specified due date until the date of payment, both days inclusive, and compounded monthly.</w:t>
      </w:r>
    </w:p>
    <w:p w14:paraId="20A1646A" w14:textId="77777777" w:rsidR="001114CD" w:rsidRPr="000D0F26" w:rsidRDefault="001114CD" w:rsidP="00AE10CB">
      <w:pPr>
        <w:spacing w:after="0"/>
        <w:rPr>
          <w:rFonts w:ascii="Arial" w:hAnsi="Arial" w:cs="Arial"/>
          <w:color w:val="808080" w:themeColor="background1" w:themeShade="80"/>
          <w:sz w:val="24"/>
          <w:szCs w:val="24"/>
        </w:rPr>
      </w:pPr>
    </w:p>
    <w:p w14:paraId="5DF8D531" w14:textId="77777777" w:rsidR="007B13A6" w:rsidRDefault="007B13A6" w:rsidP="00AE10CB">
      <w:pPr>
        <w:pStyle w:val="Heading1"/>
        <w:spacing w:after="0"/>
        <w:ind w:left="567" w:hanging="567"/>
      </w:pPr>
      <w:bookmarkStart w:id="50" w:name="_Toc195708151"/>
      <w:r>
        <w:t>CUSTOMER DUTIES AND RESPONSIBILITIES</w:t>
      </w:r>
      <w:bookmarkEnd w:id="50"/>
    </w:p>
    <w:p w14:paraId="2E179364" w14:textId="77777777" w:rsidR="007B13A6" w:rsidRPr="000D0F26" w:rsidRDefault="007B13A6" w:rsidP="00AE10CB">
      <w:pPr>
        <w:spacing w:after="0"/>
        <w:rPr>
          <w:sz w:val="24"/>
          <w:szCs w:val="24"/>
        </w:rPr>
      </w:pPr>
    </w:p>
    <w:p w14:paraId="597E2DF5" w14:textId="77777777" w:rsidR="007C49C7" w:rsidRPr="007C49C7" w:rsidRDefault="00E134E5" w:rsidP="00DA00D3">
      <w:pPr>
        <w:pStyle w:val="Heading2"/>
        <w:numPr>
          <w:ilvl w:val="1"/>
          <w:numId w:val="1"/>
        </w:numPr>
        <w:spacing w:after="0"/>
        <w:ind w:left="567" w:hanging="567"/>
      </w:pPr>
      <w:bookmarkStart w:id="51" w:name="_Toc195708152"/>
      <w:r>
        <w:t>Processing and A</w:t>
      </w:r>
      <w:r w:rsidR="007B13A6">
        <w:t>uthoriz</w:t>
      </w:r>
      <w:r>
        <w:t>ation of I</w:t>
      </w:r>
      <w:r w:rsidR="007B13A6">
        <w:t>nvoices</w:t>
      </w:r>
      <w:bookmarkEnd w:id="51"/>
    </w:p>
    <w:p w14:paraId="5032E25C" w14:textId="77777777" w:rsidR="00AE10CB" w:rsidRPr="000D0F26" w:rsidRDefault="00AE10CB" w:rsidP="00AE10CB">
      <w:pPr>
        <w:spacing w:after="0"/>
        <w:rPr>
          <w:rFonts w:ascii="Arial" w:hAnsi="Arial" w:cs="Arial"/>
          <w:color w:val="808080" w:themeColor="background1" w:themeShade="80"/>
          <w:sz w:val="24"/>
          <w:szCs w:val="24"/>
        </w:rPr>
      </w:pPr>
    </w:p>
    <w:p w14:paraId="555A5AD4" w14:textId="4FC4818C" w:rsidR="00AA44FD" w:rsidRPr="001114CD" w:rsidRDefault="001114CD" w:rsidP="00AE10CB">
      <w:pPr>
        <w:spacing w:after="0"/>
        <w:rPr>
          <w:rFonts w:ascii="Arial" w:hAnsi="Arial" w:cs="Arial"/>
          <w:color w:val="808080" w:themeColor="background1" w:themeShade="80"/>
          <w:sz w:val="18"/>
          <w:szCs w:val="18"/>
        </w:rPr>
      </w:pPr>
      <w:r w:rsidRPr="001114CD">
        <w:rPr>
          <w:rFonts w:ascii="Arial" w:hAnsi="Arial" w:cs="Arial"/>
          <w:color w:val="808080" w:themeColor="background1" w:themeShade="80"/>
          <w:sz w:val="18"/>
          <w:szCs w:val="18"/>
        </w:rPr>
        <w:t>The Client undertakes to process and settle all invoices by the specified due dates.</w:t>
      </w:r>
    </w:p>
    <w:p w14:paraId="6DEEB4B2" w14:textId="77777777" w:rsidR="00AE10CB" w:rsidRPr="000D0F26" w:rsidRDefault="00AE10CB" w:rsidP="00AE10CB">
      <w:pPr>
        <w:spacing w:after="0"/>
        <w:rPr>
          <w:rFonts w:ascii="Arial" w:hAnsi="Arial" w:cs="Arial"/>
          <w:color w:val="808080" w:themeColor="background1" w:themeShade="80"/>
          <w:sz w:val="24"/>
          <w:szCs w:val="24"/>
        </w:rPr>
      </w:pPr>
    </w:p>
    <w:p w14:paraId="065B6C48" w14:textId="704BC07A" w:rsidR="007C49C7" w:rsidRPr="007C49C7" w:rsidRDefault="001114CD" w:rsidP="00DA00D3">
      <w:pPr>
        <w:pStyle w:val="Heading2"/>
        <w:numPr>
          <w:ilvl w:val="1"/>
          <w:numId w:val="1"/>
        </w:numPr>
        <w:spacing w:after="0"/>
        <w:ind w:left="567" w:hanging="567"/>
      </w:pPr>
      <w:bookmarkStart w:id="52" w:name="_Toc195708153"/>
      <w:r>
        <w:t xml:space="preserve">Access to </w:t>
      </w:r>
      <w:r w:rsidR="00C3178B">
        <w:t>Client</w:t>
      </w:r>
      <w:r w:rsidR="00E134E5">
        <w:t xml:space="preserve"> Personnel</w:t>
      </w:r>
      <w:r>
        <w:t xml:space="preserve"> and</w:t>
      </w:r>
      <w:r w:rsidR="00E134E5">
        <w:t xml:space="preserve"> Facilities</w:t>
      </w:r>
      <w:bookmarkEnd w:id="52"/>
      <w:r w:rsidR="00E134E5">
        <w:t xml:space="preserve"> </w:t>
      </w:r>
    </w:p>
    <w:p w14:paraId="617928B5" w14:textId="77777777" w:rsidR="00AE10CB" w:rsidRPr="000D0F26" w:rsidRDefault="00AE10CB" w:rsidP="00AE10CB">
      <w:pPr>
        <w:spacing w:after="0"/>
        <w:rPr>
          <w:rFonts w:ascii="Arial" w:hAnsi="Arial" w:cs="Arial"/>
          <w:color w:val="808080" w:themeColor="background1" w:themeShade="80"/>
          <w:sz w:val="24"/>
          <w:szCs w:val="24"/>
        </w:rPr>
      </w:pPr>
    </w:p>
    <w:p w14:paraId="74F18B4D" w14:textId="611169DF" w:rsidR="00AE10CB" w:rsidRPr="001114CD" w:rsidRDefault="001114CD" w:rsidP="00AE10CB">
      <w:pPr>
        <w:spacing w:after="0"/>
        <w:rPr>
          <w:rFonts w:ascii="Arial" w:hAnsi="Arial" w:cs="Arial"/>
          <w:color w:val="808080" w:themeColor="background1" w:themeShade="80"/>
          <w:sz w:val="18"/>
          <w:szCs w:val="18"/>
        </w:rPr>
      </w:pPr>
      <w:r w:rsidRPr="001114CD">
        <w:rPr>
          <w:rFonts w:ascii="Arial" w:hAnsi="Arial" w:cs="Arial"/>
          <w:color w:val="808080" w:themeColor="background1" w:themeShade="80"/>
          <w:sz w:val="18"/>
          <w:szCs w:val="18"/>
        </w:rPr>
        <w:t>The Client shall ensure that the Supplier has timely access to the appropriate Client personnel and will arrange for Supplier personnel to have suitable and safe access to the Client’s facilities and systems.</w:t>
      </w:r>
    </w:p>
    <w:p w14:paraId="1C50432E" w14:textId="77777777" w:rsidR="00AE10CB" w:rsidRPr="000D0F26" w:rsidRDefault="00AE10CB" w:rsidP="00AE10CB">
      <w:pPr>
        <w:spacing w:after="0"/>
        <w:rPr>
          <w:rFonts w:ascii="Arial" w:hAnsi="Arial" w:cs="Arial"/>
          <w:color w:val="808080" w:themeColor="background1" w:themeShade="80"/>
          <w:sz w:val="24"/>
          <w:szCs w:val="24"/>
        </w:rPr>
      </w:pPr>
    </w:p>
    <w:p w14:paraId="1940376B" w14:textId="77777777" w:rsidR="007C49C7" w:rsidRPr="007C49C7" w:rsidRDefault="00AA44FD" w:rsidP="00DA00D3">
      <w:pPr>
        <w:pStyle w:val="Heading2"/>
        <w:numPr>
          <w:ilvl w:val="1"/>
          <w:numId w:val="1"/>
        </w:numPr>
        <w:spacing w:after="0"/>
        <w:ind w:left="567" w:hanging="567"/>
      </w:pPr>
      <w:bookmarkStart w:id="53" w:name="_Toc195708154"/>
      <w:r>
        <w:t>Approvals and Information</w:t>
      </w:r>
      <w:bookmarkEnd w:id="53"/>
    </w:p>
    <w:p w14:paraId="1D21B3E7" w14:textId="77777777" w:rsidR="00AE10CB" w:rsidRPr="000D0F26" w:rsidRDefault="00AE10CB" w:rsidP="00AE10CB">
      <w:pPr>
        <w:spacing w:after="0"/>
        <w:rPr>
          <w:rFonts w:ascii="Arial" w:hAnsi="Arial" w:cs="Arial"/>
          <w:color w:val="808080" w:themeColor="background1" w:themeShade="80"/>
          <w:sz w:val="24"/>
          <w:szCs w:val="24"/>
        </w:rPr>
      </w:pPr>
    </w:p>
    <w:p w14:paraId="7206D1EA" w14:textId="79671255" w:rsidR="000D0F26" w:rsidRDefault="001114CD" w:rsidP="000D0F26">
      <w:pPr>
        <w:spacing w:after="0"/>
        <w:rPr>
          <w:rFonts w:ascii="Arial" w:hAnsi="Arial" w:cs="Arial"/>
          <w:color w:val="808080" w:themeColor="background1" w:themeShade="80"/>
          <w:sz w:val="18"/>
          <w:szCs w:val="18"/>
        </w:rPr>
      </w:pPr>
      <w:r w:rsidRPr="001114CD">
        <w:rPr>
          <w:rFonts w:ascii="Arial" w:hAnsi="Arial" w:cs="Arial"/>
          <w:color w:val="808080" w:themeColor="background1" w:themeShade="80"/>
          <w:sz w:val="18"/>
          <w:szCs w:val="18"/>
        </w:rPr>
        <w:t xml:space="preserve">The Client shall respond promptly to any requests from the Supplier for direction, information, approvals, authorisations, or decisions that are reasonably necessary for the Supplier to perform the Services. In any case, the Client shall provide such responses within </w:t>
      </w:r>
      <w:r w:rsidRPr="001114CD">
        <w:rPr>
          <w:rStyle w:val="Strong"/>
          <w:rFonts w:ascii="Arial" w:hAnsi="Arial" w:cs="Arial"/>
          <w:color w:val="808080" w:themeColor="background1" w:themeShade="80"/>
          <w:sz w:val="18"/>
          <w:szCs w:val="18"/>
        </w:rPr>
        <w:t>five (5)</w:t>
      </w:r>
      <w:r w:rsidRPr="001114CD">
        <w:rPr>
          <w:rFonts w:ascii="Arial" w:hAnsi="Arial" w:cs="Arial"/>
          <w:color w:val="808080" w:themeColor="background1" w:themeShade="80"/>
          <w:sz w:val="18"/>
          <w:szCs w:val="18"/>
        </w:rPr>
        <w:t xml:space="preserve"> working days.</w:t>
      </w:r>
    </w:p>
    <w:p w14:paraId="023750AD" w14:textId="77777777" w:rsidR="000D0F26" w:rsidRPr="000D0F26" w:rsidRDefault="000D0F26" w:rsidP="000D0F26">
      <w:pPr>
        <w:spacing w:after="0"/>
        <w:rPr>
          <w:rFonts w:ascii="Arial" w:hAnsi="Arial" w:cs="Arial"/>
          <w:color w:val="808080" w:themeColor="background1" w:themeShade="80"/>
          <w:sz w:val="24"/>
          <w:szCs w:val="24"/>
        </w:rPr>
      </w:pPr>
    </w:p>
    <w:p w14:paraId="3B4728C2" w14:textId="401D1413" w:rsidR="00C167C9" w:rsidRDefault="00C167C9" w:rsidP="000D0F26">
      <w:pPr>
        <w:pStyle w:val="Heading1"/>
        <w:spacing w:after="0"/>
        <w:ind w:left="567" w:hanging="567"/>
      </w:pPr>
      <w:bookmarkStart w:id="54" w:name="_Toc195708155"/>
      <w:r>
        <w:t>WARRANTIES AMD REMEDIES</w:t>
      </w:r>
      <w:bookmarkEnd w:id="54"/>
    </w:p>
    <w:p w14:paraId="33F3725E" w14:textId="77777777" w:rsidR="00434D17" w:rsidRPr="00434D17" w:rsidRDefault="00434D17" w:rsidP="00AE10CB">
      <w:pPr>
        <w:spacing w:after="0"/>
      </w:pPr>
    </w:p>
    <w:p w14:paraId="5E8556AB" w14:textId="77777777" w:rsidR="001114CD" w:rsidRDefault="00C167C9" w:rsidP="00DA00D3">
      <w:pPr>
        <w:pStyle w:val="Heading2"/>
        <w:numPr>
          <w:ilvl w:val="1"/>
          <w:numId w:val="1"/>
        </w:numPr>
        <w:spacing w:after="0"/>
        <w:ind w:left="567" w:hanging="567"/>
      </w:pPr>
      <w:bookmarkStart w:id="55" w:name="_Toc195708156"/>
      <w:r>
        <w:t>Quality of Service</w:t>
      </w:r>
      <w:bookmarkEnd w:id="55"/>
    </w:p>
    <w:p w14:paraId="009ABB2C" w14:textId="77777777" w:rsidR="001114CD" w:rsidRDefault="001114CD" w:rsidP="001114CD">
      <w:pPr>
        <w:pStyle w:val="Heading2"/>
        <w:numPr>
          <w:ilvl w:val="0"/>
          <w:numId w:val="0"/>
        </w:numPr>
        <w:spacing w:after="0"/>
        <w:rPr>
          <w:rFonts w:eastAsia="Times New Roman" w:cs="Arial"/>
          <w:color w:val="808080" w:themeColor="background1" w:themeShade="80"/>
          <w:sz w:val="18"/>
          <w:szCs w:val="18"/>
          <w:lang w:eastAsia="en-ZA"/>
        </w:rPr>
      </w:pPr>
    </w:p>
    <w:p w14:paraId="08F04A28" w14:textId="3C5AC094" w:rsidR="001114CD" w:rsidRPr="001114CD" w:rsidRDefault="001114CD" w:rsidP="001114CD">
      <w:pPr>
        <w:pStyle w:val="Heading2"/>
        <w:numPr>
          <w:ilvl w:val="0"/>
          <w:numId w:val="0"/>
        </w:numPr>
        <w:spacing w:after="0"/>
      </w:pPr>
      <w:bookmarkStart w:id="56" w:name="_Toc190169118"/>
      <w:bookmarkStart w:id="57" w:name="_Toc190171272"/>
      <w:bookmarkStart w:id="58" w:name="_Toc195179688"/>
      <w:bookmarkStart w:id="59" w:name="_Toc195179802"/>
      <w:bookmarkStart w:id="60" w:name="_Toc195179916"/>
      <w:bookmarkStart w:id="61" w:name="_Toc195708157"/>
      <w:r w:rsidRPr="001114CD">
        <w:rPr>
          <w:rFonts w:eastAsia="Times New Roman" w:cs="Arial"/>
          <w:color w:val="808080" w:themeColor="background1" w:themeShade="80"/>
          <w:sz w:val="18"/>
          <w:szCs w:val="18"/>
          <w:lang w:eastAsia="en-ZA"/>
        </w:rPr>
        <w:t>The Supplier warrants that the Services will be performed in a professional and workmanlike manner, consistent with industry standards reasonably applicable to such services. If the Client believes a breach of this warranty has occurred and notifies the Supplier in writing, detailing the nature of the breach, the Supplier shall promptly correct any affected services to ensure compliance with the warranty.</w:t>
      </w:r>
      <w:bookmarkEnd w:id="56"/>
      <w:bookmarkEnd w:id="57"/>
      <w:bookmarkEnd w:id="58"/>
      <w:bookmarkEnd w:id="59"/>
      <w:bookmarkEnd w:id="60"/>
      <w:bookmarkEnd w:id="61"/>
    </w:p>
    <w:p w14:paraId="5A580FA3" w14:textId="0A5CB653" w:rsidR="00AE10CB" w:rsidRPr="00C0763B" w:rsidRDefault="001114CD" w:rsidP="00C0763B">
      <w:pPr>
        <w:spacing w:before="100" w:beforeAutospacing="1" w:after="100" w:afterAutospacing="1" w:line="240" w:lineRule="auto"/>
        <w:rPr>
          <w:rFonts w:ascii="Arial" w:eastAsia="Times New Roman" w:hAnsi="Arial" w:cs="Arial"/>
          <w:color w:val="808080" w:themeColor="background1" w:themeShade="80"/>
          <w:sz w:val="18"/>
          <w:szCs w:val="18"/>
          <w:lang w:eastAsia="en-ZA"/>
        </w:rPr>
      </w:pPr>
      <w:r w:rsidRPr="001114CD">
        <w:rPr>
          <w:rFonts w:ascii="Arial" w:eastAsia="Times New Roman" w:hAnsi="Arial" w:cs="Arial"/>
          <w:color w:val="808080" w:themeColor="background1" w:themeShade="80"/>
          <w:sz w:val="18"/>
          <w:szCs w:val="18"/>
          <w:lang w:eastAsia="en-ZA"/>
        </w:rPr>
        <w:t xml:space="preserve">Where the breach is capable of remedy, the Supplier shall correct the breach within </w:t>
      </w:r>
      <w:r w:rsidRPr="001114CD">
        <w:rPr>
          <w:rFonts w:ascii="Arial" w:eastAsia="Times New Roman" w:hAnsi="Arial" w:cs="Arial"/>
          <w:b/>
          <w:bCs/>
          <w:color w:val="808080" w:themeColor="background1" w:themeShade="80"/>
          <w:sz w:val="18"/>
          <w:szCs w:val="18"/>
          <w:lang w:eastAsia="en-ZA"/>
        </w:rPr>
        <w:t>7 (seven)</w:t>
      </w:r>
      <w:r w:rsidRPr="001114CD">
        <w:rPr>
          <w:rFonts w:ascii="Arial" w:eastAsia="Times New Roman" w:hAnsi="Arial" w:cs="Arial"/>
          <w:color w:val="808080" w:themeColor="background1" w:themeShade="80"/>
          <w:sz w:val="18"/>
          <w:szCs w:val="18"/>
          <w:lang w:eastAsia="en-ZA"/>
        </w:rPr>
        <w:t xml:space="preserve"> days of receiving the notification.</w:t>
      </w:r>
    </w:p>
    <w:p w14:paraId="1C2CFC3C" w14:textId="77777777" w:rsidR="007C49C7" w:rsidRPr="007C49C7" w:rsidRDefault="00C167C9" w:rsidP="00DA00D3">
      <w:pPr>
        <w:pStyle w:val="Heading2"/>
        <w:numPr>
          <w:ilvl w:val="1"/>
          <w:numId w:val="1"/>
        </w:numPr>
        <w:spacing w:after="0"/>
        <w:ind w:left="567" w:hanging="567"/>
      </w:pPr>
      <w:bookmarkStart w:id="62" w:name="_Toc195708158"/>
      <w:r>
        <w:t>Indemnification</w:t>
      </w:r>
      <w:bookmarkEnd w:id="62"/>
    </w:p>
    <w:p w14:paraId="1FFDA3D1" w14:textId="77777777" w:rsidR="00AE10CB" w:rsidRDefault="00AE10CB" w:rsidP="00AE10CB">
      <w:pPr>
        <w:spacing w:after="0"/>
        <w:rPr>
          <w:rFonts w:ascii="Arial" w:hAnsi="Arial" w:cs="Arial"/>
          <w:color w:val="808080" w:themeColor="background1" w:themeShade="80"/>
          <w:sz w:val="18"/>
          <w:szCs w:val="18"/>
        </w:rPr>
      </w:pPr>
    </w:p>
    <w:p w14:paraId="6DB8C274" w14:textId="3AE4ED0A" w:rsidR="00AE10CB" w:rsidRPr="001114CD" w:rsidRDefault="001114CD" w:rsidP="00AE10CB">
      <w:pPr>
        <w:spacing w:after="0"/>
        <w:rPr>
          <w:rFonts w:ascii="Arial" w:hAnsi="Arial" w:cs="Arial"/>
          <w:color w:val="808080" w:themeColor="background1" w:themeShade="80"/>
          <w:sz w:val="18"/>
          <w:szCs w:val="18"/>
        </w:rPr>
      </w:pPr>
      <w:r w:rsidRPr="001114CD">
        <w:rPr>
          <w:rFonts w:ascii="Arial" w:hAnsi="Arial" w:cs="Arial"/>
          <w:color w:val="808080" w:themeColor="background1" w:themeShade="80"/>
          <w:sz w:val="18"/>
          <w:szCs w:val="18"/>
        </w:rPr>
        <w:t>In the event that the Client or the Client’s employees suffer injury or property damage as a result of the Supplier’s negligence, the Supplier shall reimburse the Client for that portion of any damages for which the Supplier is found to be liable.</w:t>
      </w:r>
    </w:p>
    <w:p w14:paraId="7B666069" w14:textId="77777777" w:rsidR="001114CD" w:rsidRDefault="001114CD" w:rsidP="00AE10CB">
      <w:pPr>
        <w:spacing w:after="0"/>
        <w:rPr>
          <w:rFonts w:ascii="Arial" w:hAnsi="Arial" w:cs="Arial"/>
          <w:color w:val="808080" w:themeColor="background1" w:themeShade="80"/>
          <w:sz w:val="18"/>
          <w:szCs w:val="18"/>
        </w:rPr>
      </w:pPr>
    </w:p>
    <w:p w14:paraId="3FB6270D" w14:textId="77777777" w:rsidR="007C49C7" w:rsidRPr="007C49C7" w:rsidRDefault="00E134E5" w:rsidP="00DA00D3">
      <w:pPr>
        <w:pStyle w:val="Heading2"/>
        <w:numPr>
          <w:ilvl w:val="1"/>
          <w:numId w:val="1"/>
        </w:numPr>
        <w:spacing w:after="0"/>
        <w:ind w:left="567" w:hanging="567"/>
      </w:pPr>
      <w:bookmarkStart w:id="63" w:name="_Toc195708159"/>
      <w:r>
        <w:t>Third Party C</w:t>
      </w:r>
      <w:r w:rsidR="00C167C9">
        <w:t>laims</w:t>
      </w:r>
      <w:bookmarkEnd w:id="63"/>
    </w:p>
    <w:p w14:paraId="189161C4" w14:textId="77777777" w:rsidR="009C5721" w:rsidRDefault="009C5721" w:rsidP="009C5721">
      <w:pPr>
        <w:spacing w:after="0"/>
        <w:rPr>
          <w:rFonts w:ascii="Arial" w:hAnsi="Arial" w:cs="Arial"/>
          <w:color w:val="808080" w:themeColor="background1" w:themeShade="80"/>
          <w:sz w:val="18"/>
          <w:szCs w:val="18"/>
        </w:rPr>
      </w:pPr>
    </w:p>
    <w:p w14:paraId="7714008C" w14:textId="7D9157D3" w:rsidR="009065D6" w:rsidRPr="001114CD" w:rsidRDefault="001114CD" w:rsidP="009C5721">
      <w:pPr>
        <w:spacing w:after="0"/>
        <w:rPr>
          <w:rFonts w:ascii="Arial" w:hAnsi="Arial" w:cs="Arial"/>
          <w:color w:val="808080" w:themeColor="background1" w:themeShade="80"/>
          <w:sz w:val="18"/>
          <w:szCs w:val="18"/>
        </w:rPr>
      </w:pPr>
      <w:r w:rsidRPr="001114CD">
        <w:rPr>
          <w:rFonts w:ascii="Arial" w:hAnsi="Arial" w:cs="Arial"/>
          <w:color w:val="808080" w:themeColor="background1" w:themeShade="80"/>
          <w:sz w:val="18"/>
          <w:szCs w:val="18"/>
        </w:rPr>
        <w:t>The Supplier warrants that any works of authorship created by the Supplier’s personnel will not infringe upon any third-party copyrights, patents, or trade secrets. In the event that a third party brings a claim against the Client for such infringements, the Supplier shall, at its own expense, settle the claim or defend the Client in such proceedings. In such cases, the Supplier will bear all settlement costs, damages, legal fees, and expenses awarded in the final determination of the matter.</w:t>
      </w:r>
    </w:p>
    <w:p w14:paraId="57C1462C" w14:textId="77777777" w:rsidR="009C5721" w:rsidRPr="000D0F26" w:rsidRDefault="009C5721" w:rsidP="009C5721">
      <w:pPr>
        <w:spacing w:after="0"/>
        <w:rPr>
          <w:rFonts w:ascii="Arial" w:hAnsi="Arial" w:cs="Arial"/>
          <w:color w:val="808080" w:themeColor="background1" w:themeShade="80"/>
          <w:sz w:val="24"/>
          <w:szCs w:val="24"/>
        </w:rPr>
      </w:pPr>
    </w:p>
    <w:p w14:paraId="3EC7D8E6" w14:textId="77777777" w:rsidR="007C49C7" w:rsidRPr="007C49C7" w:rsidRDefault="00C167C9" w:rsidP="00DA00D3">
      <w:pPr>
        <w:pStyle w:val="Heading2"/>
        <w:numPr>
          <w:ilvl w:val="1"/>
          <w:numId w:val="1"/>
        </w:numPr>
        <w:spacing w:after="0"/>
        <w:ind w:left="567" w:hanging="567"/>
      </w:pPr>
      <w:bookmarkStart w:id="64" w:name="_Toc195708160"/>
      <w:r>
        <w:t>3</w:t>
      </w:r>
      <w:r w:rsidRPr="00C167C9">
        <w:rPr>
          <w:vertAlign w:val="superscript"/>
        </w:rPr>
        <w:t>rd</w:t>
      </w:r>
      <w:r>
        <w:t xml:space="preserve"> Party Vendor Contracts</w:t>
      </w:r>
      <w:bookmarkEnd w:id="64"/>
    </w:p>
    <w:p w14:paraId="0D0B7D50" w14:textId="77777777" w:rsidR="009C5721" w:rsidRDefault="009C5721" w:rsidP="009C5721">
      <w:pPr>
        <w:spacing w:after="0"/>
        <w:rPr>
          <w:rFonts w:ascii="Arial" w:hAnsi="Arial" w:cs="Arial"/>
          <w:color w:val="808080" w:themeColor="background1" w:themeShade="80"/>
          <w:sz w:val="18"/>
          <w:szCs w:val="18"/>
        </w:rPr>
      </w:pPr>
    </w:p>
    <w:p w14:paraId="13D8D3D0" w14:textId="020175A9" w:rsidR="00C167C9" w:rsidRDefault="00C167C9" w:rsidP="009C5721">
      <w:pPr>
        <w:spacing w:after="0"/>
        <w:rPr>
          <w:rFonts w:ascii="Arial" w:hAnsi="Arial" w:cs="Arial"/>
          <w:color w:val="808080" w:themeColor="background1" w:themeShade="80"/>
          <w:sz w:val="18"/>
          <w:szCs w:val="18"/>
        </w:rPr>
      </w:pPr>
      <w:r w:rsidRPr="00C167C9">
        <w:rPr>
          <w:rFonts w:ascii="Arial" w:hAnsi="Arial" w:cs="Arial"/>
          <w:color w:val="808080" w:themeColor="background1" w:themeShade="80"/>
          <w:sz w:val="18"/>
          <w:szCs w:val="18"/>
        </w:rPr>
        <w:t xml:space="preserve">Any Contract, </w:t>
      </w:r>
      <w:r w:rsidR="00DF6983">
        <w:rPr>
          <w:rFonts w:ascii="Arial" w:hAnsi="Arial" w:cs="Arial"/>
          <w:color w:val="808080" w:themeColor="background1" w:themeShade="80"/>
          <w:sz w:val="18"/>
          <w:szCs w:val="18"/>
        </w:rPr>
        <w:t>e</w:t>
      </w:r>
      <w:r w:rsidRPr="00C167C9">
        <w:rPr>
          <w:rFonts w:ascii="Arial" w:hAnsi="Arial" w:cs="Arial"/>
          <w:color w:val="808080" w:themeColor="background1" w:themeShade="80"/>
          <w:sz w:val="18"/>
          <w:szCs w:val="18"/>
        </w:rPr>
        <w:t xml:space="preserve">xternal </w:t>
      </w:r>
      <w:r w:rsidR="00DF6983">
        <w:rPr>
          <w:rFonts w:ascii="Arial" w:hAnsi="Arial" w:cs="Arial"/>
          <w:color w:val="808080" w:themeColor="background1" w:themeShade="80"/>
          <w:sz w:val="18"/>
          <w:szCs w:val="18"/>
        </w:rPr>
        <w:t>v</w:t>
      </w:r>
      <w:r w:rsidRPr="00C167C9">
        <w:rPr>
          <w:rFonts w:ascii="Arial" w:hAnsi="Arial" w:cs="Arial"/>
          <w:color w:val="808080" w:themeColor="background1" w:themeShade="80"/>
          <w:sz w:val="18"/>
          <w:szCs w:val="18"/>
        </w:rPr>
        <w:t xml:space="preserve">endors, </w:t>
      </w:r>
      <w:r w:rsidR="0052385B">
        <w:rPr>
          <w:rFonts w:ascii="Arial" w:hAnsi="Arial" w:cs="Arial"/>
          <w:color w:val="808080" w:themeColor="background1" w:themeShade="80"/>
          <w:sz w:val="18"/>
          <w:szCs w:val="18"/>
        </w:rPr>
        <w:t>software</w:t>
      </w:r>
      <w:r w:rsidRPr="00C167C9">
        <w:rPr>
          <w:rFonts w:ascii="Arial" w:hAnsi="Arial" w:cs="Arial"/>
          <w:color w:val="808080" w:themeColor="background1" w:themeShade="80"/>
          <w:sz w:val="18"/>
          <w:szCs w:val="18"/>
        </w:rPr>
        <w:t xml:space="preserve"> or </w:t>
      </w:r>
      <w:r w:rsidR="0052385B">
        <w:rPr>
          <w:rFonts w:ascii="Arial" w:hAnsi="Arial" w:cs="Arial"/>
          <w:color w:val="808080" w:themeColor="background1" w:themeShade="80"/>
          <w:sz w:val="18"/>
          <w:szCs w:val="18"/>
        </w:rPr>
        <w:t>hardware</w:t>
      </w:r>
      <w:r w:rsidRPr="00C167C9">
        <w:rPr>
          <w:rFonts w:ascii="Arial" w:hAnsi="Arial" w:cs="Arial"/>
          <w:color w:val="808080" w:themeColor="background1" w:themeShade="80"/>
          <w:sz w:val="18"/>
          <w:szCs w:val="18"/>
        </w:rPr>
        <w:t xml:space="preserve"> purchased </w:t>
      </w:r>
      <w:r w:rsidR="00DF6983">
        <w:rPr>
          <w:rFonts w:ascii="Arial" w:hAnsi="Arial" w:cs="Arial"/>
          <w:color w:val="808080" w:themeColor="background1" w:themeShade="80"/>
          <w:sz w:val="18"/>
          <w:szCs w:val="18"/>
        </w:rPr>
        <w:t xml:space="preserve">by </w:t>
      </w:r>
      <w:r w:rsidRPr="00C167C9">
        <w:rPr>
          <w:rFonts w:ascii="Arial" w:hAnsi="Arial" w:cs="Arial"/>
          <w:color w:val="808080" w:themeColor="background1" w:themeShade="80"/>
          <w:sz w:val="18"/>
          <w:szCs w:val="18"/>
        </w:rPr>
        <w:t xml:space="preserve">the </w:t>
      </w:r>
      <w:r w:rsidR="00C3178B">
        <w:rPr>
          <w:rFonts w:ascii="Arial" w:hAnsi="Arial" w:cs="Arial"/>
          <w:color w:val="808080" w:themeColor="background1" w:themeShade="80"/>
          <w:sz w:val="18"/>
          <w:szCs w:val="18"/>
        </w:rPr>
        <w:t>Client</w:t>
      </w:r>
      <w:r w:rsidRPr="00C167C9">
        <w:rPr>
          <w:rFonts w:ascii="Arial" w:hAnsi="Arial" w:cs="Arial"/>
          <w:color w:val="808080" w:themeColor="background1" w:themeShade="80"/>
          <w:sz w:val="18"/>
          <w:szCs w:val="18"/>
        </w:rPr>
        <w:t xml:space="preserve"> during the contract duration, the </w:t>
      </w:r>
      <w:r w:rsidR="00C3178B">
        <w:rPr>
          <w:rFonts w:ascii="Arial" w:hAnsi="Arial" w:cs="Arial"/>
          <w:color w:val="808080" w:themeColor="background1" w:themeShade="80"/>
          <w:sz w:val="18"/>
          <w:szCs w:val="18"/>
        </w:rPr>
        <w:t>Supplier</w:t>
      </w:r>
      <w:r w:rsidRPr="00C167C9">
        <w:rPr>
          <w:rFonts w:ascii="Arial" w:hAnsi="Arial" w:cs="Arial"/>
          <w:color w:val="808080" w:themeColor="background1" w:themeShade="80"/>
          <w:sz w:val="18"/>
          <w:szCs w:val="18"/>
        </w:rPr>
        <w:t xml:space="preserve"> will not be held liable for the support required on the specific product. The </w:t>
      </w:r>
      <w:r w:rsidR="00C3178B">
        <w:rPr>
          <w:rFonts w:ascii="Arial" w:hAnsi="Arial" w:cs="Arial"/>
          <w:color w:val="808080" w:themeColor="background1" w:themeShade="80"/>
          <w:sz w:val="18"/>
          <w:szCs w:val="18"/>
        </w:rPr>
        <w:t>Supplier</w:t>
      </w:r>
      <w:r w:rsidRPr="00C167C9">
        <w:rPr>
          <w:rFonts w:ascii="Arial" w:hAnsi="Arial" w:cs="Arial"/>
          <w:color w:val="808080" w:themeColor="background1" w:themeShade="80"/>
          <w:sz w:val="18"/>
          <w:szCs w:val="18"/>
        </w:rPr>
        <w:t xml:space="preserve"> will however liaise and cooperate in its respective support capacity with the </w:t>
      </w:r>
      <w:r w:rsidR="00C3178B">
        <w:rPr>
          <w:rFonts w:ascii="Arial" w:hAnsi="Arial" w:cs="Arial"/>
          <w:color w:val="808080" w:themeColor="background1" w:themeShade="80"/>
          <w:sz w:val="18"/>
          <w:szCs w:val="18"/>
        </w:rPr>
        <w:t>Supplier</w:t>
      </w:r>
      <w:r w:rsidRPr="00C167C9">
        <w:rPr>
          <w:rFonts w:ascii="Arial" w:hAnsi="Arial" w:cs="Arial"/>
          <w:color w:val="808080" w:themeColor="background1" w:themeShade="80"/>
          <w:sz w:val="18"/>
          <w:szCs w:val="18"/>
        </w:rPr>
        <w:t xml:space="preserve"> to rectify and resolve the iss</w:t>
      </w:r>
      <w:r>
        <w:rPr>
          <w:rFonts w:ascii="Arial" w:hAnsi="Arial" w:cs="Arial"/>
          <w:color w:val="808080" w:themeColor="background1" w:themeShade="80"/>
          <w:sz w:val="18"/>
          <w:szCs w:val="18"/>
        </w:rPr>
        <w:t>ues within a reasonable time.</w:t>
      </w:r>
    </w:p>
    <w:p w14:paraId="4C8506F6" w14:textId="77777777" w:rsidR="009C5721" w:rsidRPr="000D0F26" w:rsidRDefault="009C5721" w:rsidP="009C5721">
      <w:pPr>
        <w:spacing w:after="0"/>
        <w:rPr>
          <w:rFonts w:ascii="Arial" w:hAnsi="Arial" w:cs="Arial"/>
          <w:color w:val="808080" w:themeColor="background1" w:themeShade="80"/>
          <w:sz w:val="24"/>
          <w:szCs w:val="24"/>
        </w:rPr>
      </w:pPr>
    </w:p>
    <w:p w14:paraId="1350BCFB" w14:textId="7C1A89A1" w:rsidR="007C49C7" w:rsidRDefault="0052385B" w:rsidP="00DA00D3">
      <w:pPr>
        <w:pStyle w:val="Heading2"/>
        <w:numPr>
          <w:ilvl w:val="1"/>
          <w:numId w:val="1"/>
        </w:numPr>
        <w:spacing w:after="0"/>
        <w:ind w:left="567" w:hanging="567"/>
      </w:pPr>
      <w:bookmarkStart w:id="65" w:name="_Toc195708161"/>
      <w:r>
        <w:t>Software</w:t>
      </w:r>
      <w:r w:rsidR="00E134E5">
        <w:t xml:space="preserve"> and Application L</w:t>
      </w:r>
      <w:r w:rsidR="00C167C9">
        <w:t>icensing</w:t>
      </w:r>
      <w:bookmarkEnd w:id="65"/>
    </w:p>
    <w:p w14:paraId="1B6E9EC3" w14:textId="77777777" w:rsidR="007C49C7" w:rsidRPr="007C49C7" w:rsidRDefault="007C49C7" w:rsidP="009C5721">
      <w:pPr>
        <w:spacing w:after="0"/>
      </w:pPr>
    </w:p>
    <w:p w14:paraId="7DCD5BCF" w14:textId="77777777" w:rsidR="007C49C7" w:rsidRPr="00434D17" w:rsidRDefault="007C49C7" w:rsidP="00DA00D3">
      <w:pPr>
        <w:pStyle w:val="Heading3"/>
        <w:numPr>
          <w:ilvl w:val="2"/>
          <w:numId w:val="1"/>
        </w:numPr>
        <w:spacing w:after="0"/>
        <w:ind w:left="709" w:hanging="709"/>
        <w:rPr>
          <w:sz w:val="24"/>
        </w:rPr>
      </w:pPr>
      <w:bookmarkStart w:id="66" w:name="_Toc15906900"/>
      <w:bookmarkStart w:id="67" w:name="_Toc15907424"/>
      <w:bookmarkStart w:id="68" w:name="_Toc15908438"/>
      <w:bookmarkStart w:id="69" w:name="_Toc15923475"/>
      <w:bookmarkStart w:id="70" w:name="_Toc15926932"/>
      <w:bookmarkStart w:id="71" w:name="_Toc15929649"/>
      <w:bookmarkStart w:id="72" w:name="_Toc195708162"/>
      <w:r w:rsidRPr="00C2360E">
        <w:rPr>
          <w:sz w:val="24"/>
          <w:szCs w:val="24"/>
        </w:rPr>
        <w:t>Licensin</w:t>
      </w:r>
      <w:r w:rsidRPr="00434D17">
        <w:rPr>
          <w:sz w:val="24"/>
        </w:rPr>
        <w:t>g</w:t>
      </w:r>
      <w:bookmarkEnd w:id="66"/>
      <w:bookmarkEnd w:id="67"/>
      <w:bookmarkEnd w:id="68"/>
      <w:bookmarkEnd w:id="69"/>
      <w:bookmarkEnd w:id="70"/>
      <w:bookmarkEnd w:id="71"/>
      <w:bookmarkEnd w:id="72"/>
    </w:p>
    <w:p w14:paraId="12C17EC6" w14:textId="77777777" w:rsidR="009C5721" w:rsidRDefault="009C5721" w:rsidP="009C5721">
      <w:pPr>
        <w:spacing w:after="0"/>
        <w:rPr>
          <w:rFonts w:ascii="Arial" w:hAnsi="Arial" w:cs="Arial"/>
          <w:color w:val="808080" w:themeColor="background1" w:themeShade="80"/>
          <w:sz w:val="18"/>
        </w:rPr>
      </w:pPr>
    </w:p>
    <w:p w14:paraId="4D79371D" w14:textId="5731F99E" w:rsidR="009C5721" w:rsidRDefault="007C49C7" w:rsidP="009C5721">
      <w:pPr>
        <w:spacing w:after="0"/>
        <w:rPr>
          <w:rFonts w:ascii="Arial" w:hAnsi="Arial" w:cs="Arial"/>
          <w:color w:val="808080" w:themeColor="background1" w:themeShade="80"/>
          <w:sz w:val="18"/>
        </w:rPr>
      </w:pPr>
      <w:r w:rsidRPr="007C49C7">
        <w:rPr>
          <w:rFonts w:ascii="Arial" w:hAnsi="Arial" w:cs="Arial"/>
          <w:color w:val="808080" w:themeColor="background1" w:themeShade="80"/>
          <w:sz w:val="18"/>
        </w:rPr>
        <w:t xml:space="preserve">The </w:t>
      </w:r>
      <w:r w:rsidR="00C3178B">
        <w:rPr>
          <w:rFonts w:ascii="Arial" w:hAnsi="Arial" w:cs="Arial"/>
          <w:color w:val="808080" w:themeColor="background1" w:themeShade="80"/>
          <w:sz w:val="18"/>
        </w:rPr>
        <w:t>Client</w:t>
      </w:r>
      <w:r w:rsidRPr="007C49C7">
        <w:rPr>
          <w:rFonts w:ascii="Arial" w:hAnsi="Arial" w:cs="Arial"/>
          <w:color w:val="808080" w:themeColor="background1" w:themeShade="80"/>
          <w:sz w:val="18"/>
        </w:rPr>
        <w:t xml:space="preserve"> is responsible for ensuring that all </w:t>
      </w:r>
      <w:r w:rsidR="0052385B">
        <w:rPr>
          <w:rFonts w:ascii="Arial" w:hAnsi="Arial" w:cs="Arial"/>
          <w:color w:val="808080" w:themeColor="background1" w:themeShade="80"/>
          <w:sz w:val="18"/>
        </w:rPr>
        <w:t>software</w:t>
      </w:r>
      <w:r w:rsidRPr="007C49C7">
        <w:rPr>
          <w:rFonts w:ascii="Arial" w:hAnsi="Arial" w:cs="Arial"/>
          <w:color w:val="808080" w:themeColor="background1" w:themeShade="80"/>
          <w:sz w:val="18"/>
        </w:rPr>
        <w:t xml:space="preserve"> used by its staff or affiliates and or contractors are fully licensed under its respective </w:t>
      </w:r>
      <w:r w:rsidR="0021028C">
        <w:rPr>
          <w:rFonts w:ascii="Arial" w:hAnsi="Arial" w:cs="Arial"/>
          <w:color w:val="808080" w:themeColor="background1" w:themeShade="80"/>
          <w:sz w:val="18"/>
        </w:rPr>
        <w:t>Agreement</w:t>
      </w:r>
      <w:r w:rsidRPr="007C49C7">
        <w:rPr>
          <w:rFonts w:ascii="Arial" w:hAnsi="Arial" w:cs="Arial"/>
          <w:color w:val="808080" w:themeColor="background1" w:themeShade="80"/>
          <w:sz w:val="18"/>
        </w:rPr>
        <w:t xml:space="preserve">s. The </w:t>
      </w:r>
      <w:r w:rsidR="00C3178B">
        <w:rPr>
          <w:rFonts w:ascii="Arial" w:hAnsi="Arial" w:cs="Arial"/>
          <w:color w:val="808080" w:themeColor="background1" w:themeShade="80"/>
          <w:sz w:val="18"/>
        </w:rPr>
        <w:t>Supplier</w:t>
      </w:r>
      <w:r w:rsidRPr="007C49C7">
        <w:rPr>
          <w:rFonts w:ascii="Arial" w:hAnsi="Arial" w:cs="Arial"/>
          <w:color w:val="808080" w:themeColor="background1" w:themeShade="80"/>
          <w:sz w:val="18"/>
        </w:rPr>
        <w:t xml:space="preserve"> will not take responsibility for unlicensed products and will configure and support the </w:t>
      </w:r>
      <w:r w:rsidR="0052385B">
        <w:rPr>
          <w:rFonts w:ascii="Arial" w:hAnsi="Arial" w:cs="Arial"/>
          <w:color w:val="808080" w:themeColor="background1" w:themeShade="80"/>
          <w:sz w:val="18"/>
        </w:rPr>
        <w:t>software</w:t>
      </w:r>
      <w:r>
        <w:rPr>
          <w:rFonts w:ascii="Arial" w:hAnsi="Arial" w:cs="Arial"/>
          <w:color w:val="808080" w:themeColor="background1" w:themeShade="80"/>
          <w:sz w:val="18"/>
        </w:rPr>
        <w:t xml:space="preserve"> only on behalf of The </w:t>
      </w:r>
      <w:r w:rsidR="00C3178B">
        <w:rPr>
          <w:rFonts w:ascii="Arial" w:hAnsi="Arial" w:cs="Arial"/>
          <w:color w:val="808080" w:themeColor="background1" w:themeShade="80"/>
          <w:sz w:val="18"/>
        </w:rPr>
        <w:t>Client</w:t>
      </w:r>
      <w:r>
        <w:rPr>
          <w:rFonts w:ascii="Arial" w:hAnsi="Arial" w:cs="Arial"/>
          <w:color w:val="808080" w:themeColor="background1" w:themeShade="80"/>
          <w:sz w:val="18"/>
        </w:rPr>
        <w:t xml:space="preserve">. </w:t>
      </w:r>
      <w:r w:rsidRPr="007C49C7">
        <w:rPr>
          <w:rFonts w:ascii="Arial" w:hAnsi="Arial" w:cs="Arial"/>
          <w:color w:val="808080" w:themeColor="background1" w:themeShade="80"/>
          <w:sz w:val="18"/>
        </w:rPr>
        <w:t xml:space="preserve">The </w:t>
      </w:r>
      <w:r w:rsidR="00C3178B">
        <w:rPr>
          <w:rFonts w:ascii="Arial" w:hAnsi="Arial" w:cs="Arial"/>
          <w:color w:val="808080" w:themeColor="background1" w:themeShade="80"/>
          <w:sz w:val="18"/>
        </w:rPr>
        <w:t>Supplier</w:t>
      </w:r>
      <w:r w:rsidRPr="007C49C7">
        <w:rPr>
          <w:rFonts w:ascii="Arial" w:hAnsi="Arial" w:cs="Arial"/>
          <w:color w:val="808080" w:themeColor="background1" w:themeShade="80"/>
          <w:sz w:val="18"/>
        </w:rPr>
        <w:t xml:space="preserve"> will report the discrepancies, surpluses and shortfall of licenses in writing to The </w:t>
      </w:r>
      <w:r w:rsidR="00C3178B">
        <w:rPr>
          <w:rFonts w:ascii="Arial" w:hAnsi="Arial" w:cs="Arial"/>
          <w:color w:val="808080" w:themeColor="background1" w:themeShade="80"/>
          <w:sz w:val="18"/>
        </w:rPr>
        <w:t>Client</w:t>
      </w:r>
      <w:r w:rsidRPr="007C49C7">
        <w:rPr>
          <w:rFonts w:ascii="Arial" w:hAnsi="Arial" w:cs="Arial"/>
          <w:color w:val="808080" w:themeColor="background1" w:themeShade="80"/>
          <w:sz w:val="18"/>
        </w:rPr>
        <w:t xml:space="preserve">. The </w:t>
      </w:r>
      <w:r w:rsidR="00C3178B">
        <w:rPr>
          <w:rFonts w:ascii="Arial" w:hAnsi="Arial" w:cs="Arial"/>
          <w:color w:val="808080" w:themeColor="background1" w:themeShade="80"/>
          <w:sz w:val="18"/>
        </w:rPr>
        <w:t>Client</w:t>
      </w:r>
      <w:r w:rsidRPr="007C49C7">
        <w:rPr>
          <w:rFonts w:ascii="Arial" w:hAnsi="Arial" w:cs="Arial"/>
          <w:color w:val="808080" w:themeColor="background1" w:themeShade="80"/>
          <w:sz w:val="18"/>
        </w:rPr>
        <w:t xml:space="preserve"> agrees to rectify the licensing as soon as reasonably possible.</w:t>
      </w:r>
    </w:p>
    <w:p w14:paraId="0296AC4B" w14:textId="77777777" w:rsidR="009C5721" w:rsidRDefault="009C5721" w:rsidP="009C5721">
      <w:pPr>
        <w:spacing w:after="0"/>
        <w:rPr>
          <w:rFonts w:ascii="Arial" w:hAnsi="Arial" w:cs="Arial"/>
          <w:color w:val="808080" w:themeColor="background1" w:themeShade="80"/>
          <w:sz w:val="18"/>
        </w:rPr>
      </w:pPr>
    </w:p>
    <w:p w14:paraId="01D51CB6" w14:textId="77777777" w:rsidR="007C49C7" w:rsidRPr="00434D17" w:rsidRDefault="00E134E5" w:rsidP="00DA00D3">
      <w:pPr>
        <w:pStyle w:val="Heading3"/>
        <w:numPr>
          <w:ilvl w:val="2"/>
          <w:numId w:val="1"/>
        </w:numPr>
        <w:spacing w:after="0"/>
        <w:ind w:left="709" w:hanging="709"/>
        <w:rPr>
          <w:sz w:val="24"/>
        </w:rPr>
      </w:pPr>
      <w:bookmarkStart w:id="73" w:name="_Toc15906901"/>
      <w:bookmarkStart w:id="74" w:name="_Toc15907425"/>
      <w:bookmarkStart w:id="75" w:name="_Toc15908439"/>
      <w:bookmarkStart w:id="76" w:name="_Toc15923476"/>
      <w:bookmarkStart w:id="77" w:name="_Toc15926933"/>
      <w:bookmarkStart w:id="78" w:name="_Toc15929650"/>
      <w:bookmarkStart w:id="79" w:name="_Toc195708163"/>
      <w:r>
        <w:rPr>
          <w:sz w:val="24"/>
        </w:rPr>
        <w:t>The Hosting Centre L</w:t>
      </w:r>
      <w:r w:rsidR="007C49C7" w:rsidRPr="00434D17">
        <w:rPr>
          <w:sz w:val="24"/>
        </w:rPr>
        <w:t>icensing</w:t>
      </w:r>
      <w:bookmarkEnd w:id="73"/>
      <w:bookmarkEnd w:id="74"/>
      <w:bookmarkEnd w:id="75"/>
      <w:bookmarkEnd w:id="76"/>
      <w:bookmarkEnd w:id="77"/>
      <w:bookmarkEnd w:id="78"/>
      <w:bookmarkEnd w:id="79"/>
    </w:p>
    <w:p w14:paraId="69CFB6AA" w14:textId="77777777" w:rsidR="009C5721" w:rsidRDefault="009C5721" w:rsidP="009C5721">
      <w:pPr>
        <w:spacing w:after="0"/>
        <w:rPr>
          <w:rFonts w:ascii="Arial" w:hAnsi="Arial" w:cs="Arial"/>
          <w:color w:val="808080"/>
          <w:sz w:val="18"/>
          <w:szCs w:val="18"/>
        </w:rPr>
      </w:pPr>
    </w:p>
    <w:p w14:paraId="78D1CA8B" w14:textId="65E24333" w:rsidR="00BB095B" w:rsidRDefault="00DF6983" w:rsidP="009C5721">
      <w:pPr>
        <w:spacing w:after="0"/>
        <w:rPr>
          <w:rFonts w:ascii="Arial" w:hAnsi="Arial" w:cs="Arial"/>
          <w:color w:val="808080"/>
          <w:sz w:val="18"/>
          <w:szCs w:val="18"/>
        </w:rPr>
      </w:pPr>
      <w:r>
        <w:rPr>
          <w:rFonts w:ascii="Arial" w:hAnsi="Arial" w:cs="Arial"/>
          <w:color w:val="808080"/>
          <w:sz w:val="18"/>
          <w:szCs w:val="18"/>
        </w:rPr>
        <w:t xml:space="preserve">The </w:t>
      </w:r>
      <w:r w:rsidR="00C3178B">
        <w:rPr>
          <w:rFonts w:ascii="Arial" w:hAnsi="Arial" w:cs="Arial"/>
          <w:color w:val="808080"/>
          <w:sz w:val="18"/>
          <w:szCs w:val="18"/>
        </w:rPr>
        <w:t>Supplier</w:t>
      </w:r>
      <w:r>
        <w:rPr>
          <w:rFonts w:ascii="Arial" w:hAnsi="Arial" w:cs="Arial"/>
          <w:color w:val="808080"/>
          <w:sz w:val="18"/>
          <w:szCs w:val="18"/>
        </w:rPr>
        <w:t xml:space="preserve"> warrants that t</w:t>
      </w:r>
      <w:r w:rsidR="007C49C7" w:rsidRPr="00501103">
        <w:rPr>
          <w:rFonts w:ascii="Arial" w:hAnsi="Arial" w:cs="Arial"/>
          <w:color w:val="808080"/>
          <w:sz w:val="18"/>
          <w:szCs w:val="18"/>
        </w:rPr>
        <w:t xml:space="preserve">he </w:t>
      </w:r>
      <w:r w:rsidR="0052385B">
        <w:rPr>
          <w:rFonts w:ascii="Arial" w:hAnsi="Arial" w:cs="Arial"/>
          <w:color w:val="808080"/>
          <w:sz w:val="18"/>
          <w:szCs w:val="18"/>
        </w:rPr>
        <w:t>software</w:t>
      </w:r>
      <w:r w:rsidR="007C49C7" w:rsidRPr="00501103">
        <w:rPr>
          <w:rFonts w:ascii="Arial" w:hAnsi="Arial" w:cs="Arial"/>
          <w:color w:val="808080"/>
          <w:sz w:val="18"/>
          <w:szCs w:val="18"/>
        </w:rPr>
        <w:t xml:space="preserve"> the </w:t>
      </w:r>
      <w:r w:rsidR="00C3178B">
        <w:rPr>
          <w:rFonts w:ascii="Arial" w:hAnsi="Arial" w:cs="Arial"/>
          <w:color w:val="808080"/>
          <w:sz w:val="18"/>
          <w:szCs w:val="18"/>
        </w:rPr>
        <w:t>Supplier</w:t>
      </w:r>
      <w:r w:rsidR="007C49C7" w:rsidRPr="00501103">
        <w:rPr>
          <w:rFonts w:ascii="Arial" w:hAnsi="Arial" w:cs="Arial"/>
          <w:color w:val="808080"/>
          <w:sz w:val="18"/>
          <w:szCs w:val="18"/>
        </w:rPr>
        <w:t xml:space="preserve"> uses in the rendering of the Services or that it makes available to the </w:t>
      </w:r>
      <w:r w:rsidR="00C3178B">
        <w:rPr>
          <w:rFonts w:ascii="Arial" w:hAnsi="Arial" w:cs="Arial"/>
          <w:color w:val="808080"/>
          <w:sz w:val="18"/>
          <w:szCs w:val="18"/>
        </w:rPr>
        <w:t>Client</w:t>
      </w:r>
      <w:r w:rsidR="007C49C7" w:rsidRPr="00501103">
        <w:rPr>
          <w:rFonts w:ascii="Arial" w:hAnsi="Arial" w:cs="Arial"/>
          <w:color w:val="808080"/>
          <w:sz w:val="18"/>
          <w:szCs w:val="18"/>
        </w:rPr>
        <w:t xml:space="preserve"> for use in the rendering of the Services, is duly and properly licensed for the use and the extent of the use thereof, is currently under </w:t>
      </w:r>
      <w:r w:rsidR="0052385B">
        <w:rPr>
          <w:rFonts w:ascii="Arial" w:hAnsi="Arial" w:cs="Arial"/>
          <w:color w:val="808080"/>
          <w:sz w:val="18"/>
          <w:szCs w:val="18"/>
        </w:rPr>
        <w:t>software</w:t>
      </w:r>
      <w:r w:rsidR="007C49C7" w:rsidRPr="00501103">
        <w:rPr>
          <w:rFonts w:ascii="Arial" w:hAnsi="Arial" w:cs="Arial"/>
          <w:color w:val="808080"/>
          <w:sz w:val="18"/>
          <w:szCs w:val="18"/>
        </w:rPr>
        <w:t xml:space="preserve"> maintenance and will be kept under </w:t>
      </w:r>
      <w:r w:rsidR="0052385B">
        <w:rPr>
          <w:rFonts w:ascii="Arial" w:hAnsi="Arial" w:cs="Arial"/>
          <w:color w:val="808080"/>
          <w:sz w:val="18"/>
          <w:szCs w:val="18"/>
        </w:rPr>
        <w:t>software</w:t>
      </w:r>
      <w:r w:rsidR="007C49C7" w:rsidRPr="00501103">
        <w:rPr>
          <w:rFonts w:ascii="Arial" w:hAnsi="Arial" w:cs="Arial"/>
          <w:color w:val="808080"/>
          <w:sz w:val="18"/>
          <w:szCs w:val="18"/>
        </w:rPr>
        <w:t xml:space="preserve"> maintenance for the duration of the use thereof. The </w:t>
      </w:r>
      <w:r w:rsidR="00C3178B">
        <w:rPr>
          <w:rFonts w:ascii="Arial" w:hAnsi="Arial" w:cs="Arial"/>
          <w:color w:val="808080"/>
          <w:sz w:val="18"/>
          <w:szCs w:val="18"/>
        </w:rPr>
        <w:t>Supplier</w:t>
      </w:r>
      <w:r w:rsidR="007C49C7" w:rsidRPr="00501103">
        <w:rPr>
          <w:rFonts w:ascii="Arial" w:hAnsi="Arial" w:cs="Arial"/>
          <w:color w:val="808080"/>
          <w:sz w:val="18"/>
          <w:szCs w:val="18"/>
        </w:rPr>
        <w:t xml:space="preserve"> further warrants that it has obtained the written approval of the relevant </w:t>
      </w:r>
      <w:r w:rsidR="0052385B">
        <w:rPr>
          <w:rFonts w:ascii="Arial" w:hAnsi="Arial" w:cs="Arial"/>
          <w:color w:val="808080"/>
          <w:sz w:val="18"/>
          <w:szCs w:val="18"/>
        </w:rPr>
        <w:t>software</w:t>
      </w:r>
      <w:r w:rsidR="007C49C7" w:rsidRPr="00501103">
        <w:rPr>
          <w:rFonts w:ascii="Arial" w:hAnsi="Arial" w:cs="Arial"/>
          <w:color w:val="808080"/>
          <w:sz w:val="18"/>
          <w:szCs w:val="18"/>
        </w:rPr>
        <w:t xml:space="preserve"> vendor/s:</w:t>
      </w:r>
    </w:p>
    <w:p w14:paraId="3438DCDC" w14:textId="77777777" w:rsidR="009C5721" w:rsidRPr="00501103" w:rsidRDefault="009C5721" w:rsidP="009C5721">
      <w:pPr>
        <w:spacing w:after="0"/>
        <w:rPr>
          <w:rFonts w:ascii="Arial" w:hAnsi="Arial" w:cs="Arial"/>
          <w:color w:val="808080"/>
          <w:sz w:val="18"/>
          <w:szCs w:val="18"/>
        </w:rPr>
      </w:pPr>
    </w:p>
    <w:p w14:paraId="74BA892A" w14:textId="1EB28C13" w:rsidR="007C49C7" w:rsidRPr="00501103" w:rsidRDefault="007C49C7" w:rsidP="00DA00D3">
      <w:pPr>
        <w:numPr>
          <w:ilvl w:val="0"/>
          <w:numId w:val="5"/>
        </w:numPr>
        <w:spacing w:after="0" w:line="240" w:lineRule="auto"/>
        <w:rPr>
          <w:rFonts w:ascii="Arial" w:hAnsi="Arial" w:cs="Arial"/>
          <w:color w:val="808080"/>
          <w:sz w:val="18"/>
          <w:szCs w:val="18"/>
        </w:rPr>
      </w:pPr>
      <w:r w:rsidRPr="00501103">
        <w:rPr>
          <w:rFonts w:ascii="Arial" w:hAnsi="Arial" w:cs="Arial"/>
          <w:color w:val="808080"/>
          <w:sz w:val="18"/>
          <w:szCs w:val="18"/>
        </w:rPr>
        <w:t xml:space="preserve">For the use, management and maintenance of such </w:t>
      </w:r>
      <w:r w:rsidR="0052385B">
        <w:rPr>
          <w:rFonts w:ascii="Arial" w:hAnsi="Arial" w:cs="Arial"/>
          <w:color w:val="808080"/>
          <w:sz w:val="18"/>
          <w:szCs w:val="18"/>
        </w:rPr>
        <w:t>software</w:t>
      </w:r>
      <w:r w:rsidRPr="00501103">
        <w:rPr>
          <w:rFonts w:ascii="Arial" w:hAnsi="Arial" w:cs="Arial"/>
          <w:color w:val="808080"/>
          <w:sz w:val="18"/>
          <w:szCs w:val="18"/>
        </w:rPr>
        <w:t xml:space="preserve"> by itself, on its own equipment and at its own premises or on the equipment of the </w:t>
      </w:r>
      <w:r w:rsidR="00C3178B">
        <w:rPr>
          <w:rFonts w:ascii="Arial" w:hAnsi="Arial" w:cs="Arial"/>
          <w:color w:val="808080"/>
          <w:sz w:val="18"/>
          <w:szCs w:val="18"/>
        </w:rPr>
        <w:t>Client</w:t>
      </w:r>
      <w:r w:rsidRPr="00501103">
        <w:rPr>
          <w:rFonts w:ascii="Arial" w:hAnsi="Arial" w:cs="Arial"/>
          <w:color w:val="808080"/>
          <w:sz w:val="18"/>
          <w:szCs w:val="18"/>
        </w:rPr>
        <w:t xml:space="preserve"> and its premises;</w:t>
      </w:r>
    </w:p>
    <w:p w14:paraId="332CFC01" w14:textId="7DCE813F" w:rsidR="007C49C7" w:rsidRPr="001E5233" w:rsidRDefault="007C49C7" w:rsidP="00DA00D3">
      <w:pPr>
        <w:numPr>
          <w:ilvl w:val="0"/>
          <w:numId w:val="5"/>
        </w:numPr>
        <w:spacing w:after="0" w:line="240" w:lineRule="auto"/>
      </w:pPr>
      <w:r w:rsidRPr="00501103">
        <w:rPr>
          <w:rFonts w:ascii="Arial" w:hAnsi="Arial" w:cs="Arial"/>
          <w:color w:val="808080"/>
          <w:sz w:val="18"/>
          <w:szCs w:val="18"/>
        </w:rPr>
        <w:t xml:space="preserve">The </w:t>
      </w:r>
      <w:r w:rsidR="00C3178B">
        <w:rPr>
          <w:rFonts w:ascii="Arial" w:hAnsi="Arial" w:cs="Arial"/>
          <w:color w:val="808080"/>
          <w:sz w:val="18"/>
          <w:szCs w:val="18"/>
        </w:rPr>
        <w:t>Supplier</w:t>
      </w:r>
      <w:r w:rsidRPr="00501103">
        <w:rPr>
          <w:rFonts w:ascii="Arial" w:hAnsi="Arial" w:cs="Arial"/>
          <w:color w:val="808080"/>
          <w:sz w:val="18"/>
          <w:szCs w:val="18"/>
        </w:rPr>
        <w:t xml:space="preserve"> shall forthwith and at the request of the </w:t>
      </w:r>
      <w:r w:rsidR="00C3178B">
        <w:rPr>
          <w:rFonts w:ascii="Arial" w:hAnsi="Arial" w:cs="Arial"/>
          <w:color w:val="808080"/>
          <w:sz w:val="18"/>
          <w:szCs w:val="18"/>
        </w:rPr>
        <w:t>Client</w:t>
      </w:r>
      <w:r w:rsidRPr="00501103">
        <w:rPr>
          <w:rFonts w:ascii="Arial" w:hAnsi="Arial" w:cs="Arial"/>
          <w:color w:val="808080"/>
          <w:sz w:val="18"/>
          <w:szCs w:val="18"/>
        </w:rPr>
        <w:t xml:space="preserve">, make such written approval available to the </w:t>
      </w:r>
      <w:r w:rsidR="00C3178B">
        <w:rPr>
          <w:rFonts w:ascii="Arial" w:hAnsi="Arial" w:cs="Arial"/>
          <w:color w:val="808080"/>
          <w:sz w:val="18"/>
          <w:szCs w:val="18"/>
        </w:rPr>
        <w:t>Client</w:t>
      </w:r>
      <w:r w:rsidRPr="00501103">
        <w:rPr>
          <w:rFonts w:ascii="Arial" w:hAnsi="Arial" w:cs="Arial"/>
          <w:color w:val="808080"/>
          <w:sz w:val="18"/>
          <w:szCs w:val="18"/>
        </w:rPr>
        <w:t>.</w:t>
      </w:r>
    </w:p>
    <w:p w14:paraId="5FCC93FE" w14:textId="77777777" w:rsidR="007C49C7" w:rsidRDefault="007C49C7" w:rsidP="007C49C7">
      <w:pPr>
        <w:rPr>
          <w:rFonts w:ascii="Arial" w:hAnsi="Arial" w:cs="Arial"/>
          <w:color w:val="808080"/>
          <w:sz w:val="18"/>
          <w:szCs w:val="18"/>
        </w:rPr>
      </w:pPr>
    </w:p>
    <w:p w14:paraId="485488FB" w14:textId="463C1CD1" w:rsidR="009C5721" w:rsidRDefault="007C49C7" w:rsidP="009C5721">
      <w:pPr>
        <w:spacing w:after="0"/>
        <w:rPr>
          <w:rFonts w:ascii="Arial" w:hAnsi="Arial" w:cs="Arial"/>
          <w:color w:val="808080"/>
          <w:sz w:val="18"/>
          <w:szCs w:val="18"/>
        </w:rPr>
      </w:pPr>
      <w:r>
        <w:rPr>
          <w:rFonts w:ascii="Arial" w:hAnsi="Arial" w:cs="Arial"/>
          <w:color w:val="808080"/>
          <w:sz w:val="18"/>
          <w:szCs w:val="18"/>
        </w:rPr>
        <w:lastRenderedPageBreak/>
        <w:t xml:space="preserve">The </w:t>
      </w:r>
      <w:r w:rsidR="00C3178B">
        <w:rPr>
          <w:rFonts w:ascii="Arial" w:hAnsi="Arial" w:cs="Arial"/>
          <w:color w:val="808080"/>
          <w:sz w:val="18"/>
          <w:szCs w:val="18"/>
        </w:rPr>
        <w:t>Supplier</w:t>
      </w:r>
      <w:r>
        <w:rPr>
          <w:rFonts w:ascii="Arial" w:hAnsi="Arial" w:cs="Arial"/>
          <w:color w:val="808080"/>
          <w:sz w:val="18"/>
          <w:szCs w:val="18"/>
        </w:rPr>
        <w:t xml:space="preserve"> has authorization from Microsoft to act on its behalf as a Microsoft Service Provider in terms of Licensing its hosted application for the purpose of the </w:t>
      </w:r>
      <w:r w:rsidR="00C3178B">
        <w:rPr>
          <w:rFonts w:ascii="Arial" w:hAnsi="Arial" w:cs="Arial"/>
          <w:color w:val="808080"/>
          <w:sz w:val="18"/>
          <w:szCs w:val="18"/>
        </w:rPr>
        <w:t>Supplier</w:t>
      </w:r>
      <w:r>
        <w:rPr>
          <w:rFonts w:ascii="Arial" w:hAnsi="Arial" w:cs="Arial"/>
          <w:color w:val="808080"/>
          <w:sz w:val="18"/>
          <w:szCs w:val="18"/>
        </w:rPr>
        <w:t xml:space="preserve">s’ business and then renting these licenses to his </w:t>
      </w:r>
      <w:r w:rsidR="00C3178B">
        <w:rPr>
          <w:rFonts w:ascii="Arial" w:hAnsi="Arial" w:cs="Arial"/>
          <w:color w:val="808080"/>
          <w:sz w:val="18"/>
          <w:szCs w:val="18"/>
        </w:rPr>
        <w:t>Client</w:t>
      </w:r>
      <w:r>
        <w:rPr>
          <w:rFonts w:ascii="Arial" w:hAnsi="Arial" w:cs="Arial"/>
          <w:color w:val="808080"/>
          <w:sz w:val="18"/>
          <w:szCs w:val="18"/>
        </w:rPr>
        <w:t>s.</w:t>
      </w:r>
    </w:p>
    <w:p w14:paraId="4FCC9032" w14:textId="77777777" w:rsidR="00B94A8F" w:rsidRDefault="00B94A8F" w:rsidP="009C5721">
      <w:pPr>
        <w:spacing w:after="0"/>
        <w:rPr>
          <w:rFonts w:ascii="Arial" w:hAnsi="Arial" w:cs="Arial"/>
          <w:color w:val="808080"/>
          <w:sz w:val="18"/>
          <w:szCs w:val="18"/>
        </w:rPr>
      </w:pPr>
    </w:p>
    <w:p w14:paraId="58912DB4" w14:textId="77777777" w:rsidR="007C49C7" w:rsidRPr="007C49C7" w:rsidRDefault="007C49C7" w:rsidP="00DA00D3">
      <w:pPr>
        <w:pStyle w:val="Heading2"/>
        <w:numPr>
          <w:ilvl w:val="1"/>
          <w:numId w:val="1"/>
        </w:numPr>
        <w:spacing w:after="0"/>
        <w:ind w:left="567" w:hanging="567"/>
      </w:pPr>
      <w:bookmarkStart w:id="80" w:name="_Toc195708164"/>
      <w:r>
        <w:t>Exclusions</w:t>
      </w:r>
      <w:bookmarkEnd w:id="80"/>
    </w:p>
    <w:p w14:paraId="47A15EA9" w14:textId="77777777" w:rsidR="009C5721" w:rsidRDefault="009C5721" w:rsidP="009C5721">
      <w:pPr>
        <w:spacing w:after="0"/>
        <w:rPr>
          <w:rFonts w:ascii="Arial" w:hAnsi="Arial" w:cs="Arial"/>
          <w:color w:val="808080" w:themeColor="background1" w:themeShade="80"/>
          <w:sz w:val="18"/>
          <w:szCs w:val="18"/>
        </w:rPr>
      </w:pPr>
    </w:p>
    <w:p w14:paraId="2D309F41" w14:textId="5F08FA7D" w:rsidR="00B94A8F" w:rsidRPr="00734D7F" w:rsidRDefault="00734D7F" w:rsidP="00B94A8F">
      <w:pPr>
        <w:spacing w:after="0"/>
        <w:rPr>
          <w:rFonts w:ascii="Arial" w:hAnsi="Arial" w:cs="Arial"/>
          <w:color w:val="808080" w:themeColor="background1" w:themeShade="80"/>
          <w:sz w:val="18"/>
          <w:szCs w:val="18"/>
        </w:rPr>
      </w:pPr>
      <w:r w:rsidRPr="00734D7F">
        <w:rPr>
          <w:rFonts w:ascii="Arial" w:hAnsi="Arial" w:cs="Arial"/>
          <w:color w:val="808080" w:themeColor="background1" w:themeShade="80"/>
          <w:sz w:val="18"/>
          <w:szCs w:val="18"/>
        </w:rPr>
        <w:t>Neither Party shall be held responsible for any infringements of third-party copyrights, patents, or trade secrets where the other Party has made amendments to original documents or similar works prepared without the express approval of the relevant Party, or where the other Party fails to use the most recent versions of such works that have been delivered by the Party.</w:t>
      </w:r>
    </w:p>
    <w:p w14:paraId="03AAF695" w14:textId="77777777" w:rsidR="00B94A8F" w:rsidRDefault="00B94A8F" w:rsidP="00B94A8F">
      <w:pPr>
        <w:spacing w:after="0"/>
        <w:rPr>
          <w:rFonts w:ascii="Arial" w:hAnsi="Arial" w:cs="Arial"/>
          <w:color w:val="808080" w:themeColor="background1" w:themeShade="80"/>
          <w:sz w:val="18"/>
          <w:szCs w:val="18"/>
        </w:rPr>
      </w:pPr>
    </w:p>
    <w:p w14:paraId="00290964" w14:textId="77777777" w:rsidR="007C49C7" w:rsidRDefault="007C49C7" w:rsidP="00DA00D3">
      <w:pPr>
        <w:pStyle w:val="Heading2"/>
        <w:numPr>
          <w:ilvl w:val="1"/>
          <w:numId w:val="1"/>
        </w:numPr>
        <w:spacing w:after="0"/>
        <w:ind w:left="567" w:hanging="567"/>
      </w:pPr>
      <w:bookmarkStart w:id="81" w:name="_Toc195708165"/>
      <w:r>
        <w:t>Defaulting Performances</w:t>
      </w:r>
      <w:bookmarkEnd w:id="81"/>
    </w:p>
    <w:p w14:paraId="22BCC74B" w14:textId="77777777" w:rsidR="00B94A8F" w:rsidRDefault="00B94A8F" w:rsidP="00B94A8F">
      <w:pPr>
        <w:spacing w:after="0"/>
        <w:rPr>
          <w:rFonts w:ascii="Arial" w:hAnsi="Arial" w:cs="Arial"/>
          <w:color w:val="808080" w:themeColor="background1" w:themeShade="80"/>
          <w:sz w:val="18"/>
          <w:szCs w:val="18"/>
        </w:rPr>
      </w:pPr>
    </w:p>
    <w:p w14:paraId="20A52B5D" w14:textId="33A393EB" w:rsidR="002A7027" w:rsidRPr="00734D7F" w:rsidRDefault="00734D7F" w:rsidP="002A7027">
      <w:pPr>
        <w:spacing w:after="0"/>
        <w:rPr>
          <w:rFonts w:ascii="Arial" w:hAnsi="Arial" w:cs="Arial"/>
          <w:color w:val="808080" w:themeColor="background1" w:themeShade="80"/>
          <w:sz w:val="18"/>
          <w:szCs w:val="18"/>
        </w:rPr>
      </w:pPr>
      <w:r w:rsidRPr="00734D7F">
        <w:rPr>
          <w:rFonts w:ascii="Arial" w:hAnsi="Arial" w:cs="Arial"/>
          <w:color w:val="808080" w:themeColor="background1" w:themeShade="80"/>
          <w:sz w:val="18"/>
          <w:szCs w:val="18"/>
        </w:rPr>
        <w:t>In the event of any defective performance by the Supplier or failure to meet the agreed level of service, the Supplier will make reasonable efforts to restore the service to proper operating condition as a matter of urgency.</w:t>
      </w:r>
    </w:p>
    <w:p w14:paraId="065DCF41" w14:textId="77777777" w:rsidR="002A7027" w:rsidRDefault="002A7027" w:rsidP="002A7027">
      <w:pPr>
        <w:spacing w:after="0"/>
        <w:rPr>
          <w:rFonts w:ascii="Arial" w:hAnsi="Arial" w:cs="Arial"/>
          <w:color w:val="808080" w:themeColor="background1" w:themeShade="80"/>
          <w:sz w:val="18"/>
          <w:szCs w:val="18"/>
        </w:rPr>
      </w:pPr>
    </w:p>
    <w:p w14:paraId="3C5475E2" w14:textId="5F5A2C57" w:rsidR="002A7027" w:rsidRPr="002A7027" w:rsidRDefault="007C49C7" w:rsidP="00DA00D3">
      <w:pPr>
        <w:pStyle w:val="Heading2"/>
        <w:numPr>
          <w:ilvl w:val="1"/>
          <w:numId w:val="1"/>
        </w:numPr>
        <w:spacing w:after="0"/>
        <w:ind w:left="567" w:hanging="567"/>
      </w:pPr>
      <w:bookmarkStart w:id="82" w:name="_Toc195708166"/>
      <w:bookmarkStart w:id="83" w:name="_Hlk129080949"/>
      <w:r>
        <w:t>Force Majeure</w:t>
      </w:r>
      <w:bookmarkEnd w:id="82"/>
    </w:p>
    <w:p w14:paraId="10CA7B37" w14:textId="77777777" w:rsidR="002A7027" w:rsidRDefault="002A7027" w:rsidP="002A7027">
      <w:pPr>
        <w:spacing w:after="0"/>
        <w:rPr>
          <w:rFonts w:ascii="Arial" w:hAnsi="Arial" w:cs="Arial"/>
          <w:color w:val="808080" w:themeColor="background1" w:themeShade="80"/>
          <w:sz w:val="18"/>
          <w:szCs w:val="18"/>
        </w:rPr>
      </w:pPr>
    </w:p>
    <w:p w14:paraId="2A8237F9" w14:textId="2163E810" w:rsidR="007C49C7" w:rsidRPr="007C49C7" w:rsidRDefault="0067763F" w:rsidP="007C49C7">
      <w:pPr>
        <w:rPr>
          <w:rFonts w:ascii="Arial" w:hAnsi="Arial" w:cs="Arial"/>
          <w:color w:val="808080" w:themeColor="background1" w:themeShade="80"/>
          <w:sz w:val="18"/>
          <w:szCs w:val="18"/>
        </w:rPr>
      </w:pPr>
      <w:r>
        <w:rPr>
          <w:rFonts w:ascii="Arial" w:hAnsi="Arial" w:cs="Arial"/>
          <w:color w:val="808080" w:themeColor="background1" w:themeShade="80"/>
          <w:sz w:val="18"/>
          <w:szCs w:val="18"/>
        </w:rPr>
        <w:t>N</w:t>
      </w:r>
      <w:r w:rsidR="007C49C7" w:rsidRPr="007C49C7">
        <w:rPr>
          <w:rFonts w:ascii="Arial" w:hAnsi="Arial" w:cs="Arial"/>
          <w:color w:val="808080" w:themeColor="background1" w:themeShade="80"/>
          <w:sz w:val="18"/>
          <w:szCs w:val="18"/>
        </w:rPr>
        <w:t xml:space="preserve">either Party shall have any claim against the other Party ("the Affected Party") for any delay or failure of the Affected Party to carry out any of its obligations under this </w:t>
      </w:r>
      <w:r w:rsidR="0021028C">
        <w:rPr>
          <w:rFonts w:ascii="Arial" w:hAnsi="Arial" w:cs="Arial"/>
          <w:color w:val="808080" w:themeColor="background1" w:themeShade="80"/>
          <w:sz w:val="18"/>
          <w:szCs w:val="18"/>
        </w:rPr>
        <w:t>Agreement</w:t>
      </w:r>
      <w:r w:rsidR="007C49C7" w:rsidRPr="007C49C7">
        <w:rPr>
          <w:rFonts w:ascii="Arial" w:hAnsi="Arial" w:cs="Arial"/>
          <w:color w:val="808080" w:themeColor="background1" w:themeShade="80"/>
          <w:sz w:val="18"/>
          <w:szCs w:val="18"/>
        </w:rPr>
        <w:t xml:space="preserve"> (except for a payment obligation in respect of Services already delivered but specifically excluding Services to be paid in advance) arising from or attributable to acts of God, war, terrorism, government, labour action or unrest, failure of </w:t>
      </w:r>
      <w:r w:rsidR="00C3178B">
        <w:rPr>
          <w:rFonts w:ascii="Arial" w:hAnsi="Arial" w:cs="Arial"/>
          <w:color w:val="808080" w:themeColor="background1" w:themeShade="80"/>
          <w:sz w:val="18"/>
          <w:szCs w:val="18"/>
        </w:rPr>
        <w:t>Supplier</w:t>
      </w:r>
      <w:r w:rsidR="007C49C7" w:rsidRPr="007C49C7">
        <w:rPr>
          <w:rFonts w:ascii="Arial" w:hAnsi="Arial" w:cs="Arial"/>
          <w:color w:val="808080" w:themeColor="background1" w:themeShade="80"/>
          <w:sz w:val="18"/>
          <w:szCs w:val="18"/>
        </w:rPr>
        <w:t>s or contractors or any other cause whatsoever beyond the control of the Affected Party ("force majeure").</w:t>
      </w:r>
    </w:p>
    <w:p w14:paraId="60AA26DE" w14:textId="09E20A59" w:rsidR="007C49C7" w:rsidRPr="007C49C7" w:rsidRDefault="007C49C7" w:rsidP="007C49C7">
      <w:pPr>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 xml:space="preserve">The performance of the obligations of the Affected Party shall, be suspended for the duration of the force majeure, which shall be deemed to commence only upon the date of written notice by the Affected Party to the other Party. A Party subject to force majeure shall take all steps that may reasonably be required to mitigate the effects thereof or to bring it to an end.  Upon cessation of the force majeure, this </w:t>
      </w:r>
      <w:r w:rsidR="0021028C">
        <w:rPr>
          <w:rFonts w:ascii="Arial" w:hAnsi="Arial" w:cs="Arial"/>
          <w:color w:val="808080" w:themeColor="background1" w:themeShade="80"/>
          <w:sz w:val="18"/>
          <w:szCs w:val="18"/>
        </w:rPr>
        <w:t>Agreement</w:t>
      </w:r>
      <w:r w:rsidRPr="007C49C7">
        <w:rPr>
          <w:rFonts w:ascii="Arial" w:hAnsi="Arial" w:cs="Arial"/>
          <w:color w:val="808080" w:themeColor="background1" w:themeShade="80"/>
          <w:sz w:val="18"/>
          <w:szCs w:val="18"/>
        </w:rPr>
        <w:t xml:space="preserve"> shall again become fully operative and the Affected Party shall immediately resume its performance.</w:t>
      </w:r>
    </w:p>
    <w:p w14:paraId="0064E9E8" w14:textId="0CC4391F" w:rsidR="002A7027" w:rsidRDefault="007C49C7" w:rsidP="002A7027">
      <w:pPr>
        <w:spacing w:after="0"/>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 xml:space="preserve">If the suspension of performance continues for more than thirty (30) consecutive calendar days, then either Party may summarily terminate this </w:t>
      </w:r>
      <w:r w:rsidR="0021028C">
        <w:rPr>
          <w:rFonts w:ascii="Arial" w:hAnsi="Arial" w:cs="Arial"/>
          <w:color w:val="808080" w:themeColor="background1" w:themeShade="80"/>
          <w:sz w:val="18"/>
          <w:szCs w:val="18"/>
        </w:rPr>
        <w:t>Agreement</w:t>
      </w:r>
      <w:r w:rsidRPr="007C49C7">
        <w:rPr>
          <w:rFonts w:ascii="Arial" w:hAnsi="Arial" w:cs="Arial"/>
          <w:color w:val="808080" w:themeColor="background1" w:themeShade="80"/>
          <w:sz w:val="18"/>
          <w:szCs w:val="18"/>
        </w:rPr>
        <w:t xml:space="preserve"> by written notice to the other Party, prior to the cessation of the force majeure.</w:t>
      </w:r>
      <w:bookmarkEnd w:id="83"/>
    </w:p>
    <w:p w14:paraId="60974363" w14:textId="77777777" w:rsidR="002A7027" w:rsidRDefault="002A7027" w:rsidP="002A7027">
      <w:pPr>
        <w:spacing w:after="0"/>
        <w:rPr>
          <w:rFonts w:ascii="Arial" w:hAnsi="Arial" w:cs="Arial"/>
          <w:color w:val="808080" w:themeColor="background1" w:themeShade="80"/>
          <w:sz w:val="18"/>
          <w:szCs w:val="18"/>
        </w:rPr>
      </w:pPr>
    </w:p>
    <w:p w14:paraId="51194148" w14:textId="17772F72" w:rsidR="007C49C7" w:rsidRDefault="007C49C7" w:rsidP="002A7027">
      <w:pPr>
        <w:pStyle w:val="Heading1"/>
        <w:spacing w:after="0"/>
        <w:ind w:left="567" w:hanging="567"/>
      </w:pPr>
      <w:bookmarkStart w:id="84" w:name="_Toc195708167"/>
      <w:r>
        <w:t>SECURITY</w:t>
      </w:r>
      <w:bookmarkEnd w:id="84"/>
    </w:p>
    <w:p w14:paraId="5263F344" w14:textId="77777777" w:rsidR="002A7027" w:rsidRPr="002A7027" w:rsidRDefault="002A7027" w:rsidP="002A7027">
      <w:pPr>
        <w:spacing w:after="0"/>
      </w:pPr>
    </w:p>
    <w:p w14:paraId="50EA3980" w14:textId="77777777" w:rsidR="007C49C7" w:rsidRPr="007C49C7" w:rsidRDefault="007C49C7" w:rsidP="00DA00D3">
      <w:pPr>
        <w:pStyle w:val="Heading2"/>
        <w:numPr>
          <w:ilvl w:val="1"/>
          <w:numId w:val="1"/>
        </w:numPr>
        <w:spacing w:after="0"/>
        <w:ind w:left="567" w:hanging="567"/>
      </w:pPr>
      <w:bookmarkStart w:id="85" w:name="_Toc195708168"/>
      <w:r>
        <w:t>Physical Access</w:t>
      </w:r>
      <w:bookmarkEnd w:id="85"/>
    </w:p>
    <w:p w14:paraId="5E389D74" w14:textId="77777777" w:rsidR="002A7027" w:rsidRDefault="002A7027" w:rsidP="002A7027">
      <w:pPr>
        <w:spacing w:after="0"/>
        <w:rPr>
          <w:rFonts w:ascii="Arial" w:hAnsi="Arial" w:cs="Arial"/>
          <w:color w:val="808080" w:themeColor="background1" w:themeShade="80"/>
          <w:sz w:val="18"/>
          <w:szCs w:val="18"/>
        </w:rPr>
      </w:pPr>
    </w:p>
    <w:p w14:paraId="0F342742" w14:textId="3341FB0A" w:rsidR="00FE0D3B" w:rsidRDefault="007C49C7" w:rsidP="00FE0D3B">
      <w:pPr>
        <w:spacing w:after="0"/>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 xml:space="preserve">The </w:t>
      </w:r>
      <w:r w:rsidR="00C3178B">
        <w:rPr>
          <w:rFonts w:ascii="Arial" w:hAnsi="Arial" w:cs="Arial"/>
          <w:color w:val="808080" w:themeColor="background1" w:themeShade="80"/>
          <w:sz w:val="18"/>
          <w:szCs w:val="18"/>
        </w:rPr>
        <w:t>Client</w:t>
      </w:r>
      <w:r w:rsidRPr="007C49C7">
        <w:rPr>
          <w:rFonts w:ascii="Arial" w:hAnsi="Arial" w:cs="Arial"/>
          <w:color w:val="808080" w:themeColor="background1" w:themeShade="80"/>
          <w:sz w:val="18"/>
          <w:szCs w:val="18"/>
        </w:rPr>
        <w:t xml:space="preserve"> is to ensure that the </w:t>
      </w:r>
      <w:r w:rsidR="00C3178B">
        <w:rPr>
          <w:rFonts w:ascii="Arial" w:hAnsi="Arial" w:cs="Arial"/>
          <w:color w:val="808080" w:themeColor="background1" w:themeShade="80"/>
          <w:sz w:val="18"/>
          <w:szCs w:val="18"/>
        </w:rPr>
        <w:t>Supplier</w:t>
      </w:r>
      <w:r w:rsidRPr="007C49C7">
        <w:rPr>
          <w:rFonts w:ascii="Arial" w:hAnsi="Arial" w:cs="Arial"/>
          <w:color w:val="808080" w:themeColor="background1" w:themeShade="80"/>
          <w:sz w:val="18"/>
          <w:szCs w:val="18"/>
        </w:rPr>
        <w:t xml:space="preserve">’s employees and sub-contractors are given reasonable authorised access to premises and equipment in order that the Services may be delivered and maintained in accordance with the terms of this </w:t>
      </w:r>
      <w:r w:rsidR="0021028C">
        <w:rPr>
          <w:rFonts w:ascii="Arial" w:hAnsi="Arial" w:cs="Arial"/>
          <w:color w:val="808080" w:themeColor="background1" w:themeShade="80"/>
          <w:sz w:val="18"/>
          <w:szCs w:val="18"/>
        </w:rPr>
        <w:t>Agreement</w:t>
      </w:r>
      <w:r w:rsidRPr="007C49C7">
        <w:rPr>
          <w:rFonts w:ascii="Arial" w:hAnsi="Arial" w:cs="Arial"/>
          <w:color w:val="808080" w:themeColor="background1" w:themeShade="80"/>
          <w:sz w:val="18"/>
          <w:szCs w:val="18"/>
        </w:rPr>
        <w:t>.</w:t>
      </w:r>
    </w:p>
    <w:p w14:paraId="0D06374C" w14:textId="77777777" w:rsidR="00FE0D3B" w:rsidRPr="000D0F26" w:rsidRDefault="00FE0D3B" w:rsidP="00FE0D3B">
      <w:pPr>
        <w:spacing w:after="0"/>
        <w:rPr>
          <w:rFonts w:ascii="Arial" w:hAnsi="Arial" w:cs="Arial"/>
          <w:color w:val="808080" w:themeColor="background1" w:themeShade="80"/>
          <w:sz w:val="24"/>
          <w:szCs w:val="24"/>
        </w:rPr>
      </w:pPr>
    </w:p>
    <w:p w14:paraId="29E5644E" w14:textId="77777777" w:rsidR="007C49C7" w:rsidRPr="007C49C7" w:rsidRDefault="007C49C7" w:rsidP="00DA00D3">
      <w:pPr>
        <w:pStyle w:val="Heading2"/>
        <w:numPr>
          <w:ilvl w:val="1"/>
          <w:numId w:val="1"/>
        </w:numPr>
        <w:spacing w:after="0"/>
        <w:ind w:left="567" w:hanging="567"/>
      </w:pPr>
      <w:bookmarkStart w:id="86" w:name="_Toc195708169"/>
      <w:r>
        <w:t>Logical Access</w:t>
      </w:r>
      <w:bookmarkEnd w:id="86"/>
    </w:p>
    <w:p w14:paraId="1EA32F73" w14:textId="77777777" w:rsidR="00FE0D3B" w:rsidRDefault="00FE0D3B" w:rsidP="00FE0D3B">
      <w:pPr>
        <w:spacing w:after="0"/>
        <w:rPr>
          <w:rFonts w:ascii="Arial" w:hAnsi="Arial" w:cs="Arial"/>
          <w:color w:val="808080" w:themeColor="background1" w:themeShade="80"/>
          <w:sz w:val="18"/>
          <w:szCs w:val="18"/>
        </w:rPr>
      </w:pPr>
    </w:p>
    <w:p w14:paraId="075F5067" w14:textId="51D339EF" w:rsidR="00FE0D3B" w:rsidRDefault="007C49C7" w:rsidP="00FE0D3B">
      <w:pPr>
        <w:spacing w:after="0"/>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 xml:space="preserve">The </w:t>
      </w:r>
      <w:r w:rsidR="00C3178B">
        <w:rPr>
          <w:rFonts w:ascii="Arial" w:hAnsi="Arial" w:cs="Arial"/>
          <w:color w:val="808080" w:themeColor="background1" w:themeShade="80"/>
          <w:sz w:val="18"/>
          <w:szCs w:val="18"/>
        </w:rPr>
        <w:t>Client</w:t>
      </w:r>
      <w:r w:rsidRPr="007C49C7">
        <w:rPr>
          <w:rFonts w:ascii="Arial" w:hAnsi="Arial" w:cs="Arial"/>
          <w:color w:val="808080" w:themeColor="background1" w:themeShade="80"/>
          <w:sz w:val="18"/>
          <w:szCs w:val="18"/>
        </w:rPr>
        <w:t xml:space="preserve"> is to ensure that the </w:t>
      </w:r>
      <w:r w:rsidR="00C3178B">
        <w:rPr>
          <w:rFonts w:ascii="Arial" w:hAnsi="Arial" w:cs="Arial"/>
          <w:color w:val="808080" w:themeColor="background1" w:themeShade="80"/>
          <w:sz w:val="18"/>
          <w:szCs w:val="18"/>
        </w:rPr>
        <w:t>Supplier</w:t>
      </w:r>
      <w:r w:rsidRPr="007C49C7">
        <w:rPr>
          <w:rFonts w:ascii="Arial" w:hAnsi="Arial" w:cs="Arial"/>
          <w:color w:val="808080" w:themeColor="background1" w:themeShade="80"/>
          <w:sz w:val="18"/>
          <w:szCs w:val="18"/>
        </w:rPr>
        <w:t xml:space="preserve">’s employees and sub-contractors are given necessary access to the </w:t>
      </w:r>
      <w:r w:rsidR="0052385B">
        <w:rPr>
          <w:rFonts w:ascii="Arial" w:hAnsi="Arial" w:cs="Arial"/>
          <w:color w:val="808080" w:themeColor="background1" w:themeShade="80"/>
          <w:sz w:val="18"/>
          <w:szCs w:val="18"/>
        </w:rPr>
        <w:t>software</w:t>
      </w:r>
      <w:r w:rsidRPr="007C49C7">
        <w:rPr>
          <w:rFonts w:ascii="Arial" w:hAnsi="Arial" w:cs="Arial"/>
          <w:color w:val="808080" w:themeColor="background1" w:themeShade="80"/>
          <w:sz w:val="18"/>
          <w:szCs w:val="18"/>
        </w:rPr>
        <w:t xml:space="preserve"> and systems in order that the Services may be delivered and maintained in accordance with the terms of this </w:t>
      </w:r>
      <w:r w:rsidR="0021028C">
        <w:rPr>
          <w:rFonts w:ascii="Arial" w:hAnsi="Arial" w:cs="Arial"/>
          <w:color w:val="808080" w:themeColor="background1" w:themeShade="80"/>
          <w:sz w:val="18"/>
          <w:szCs w:val="18"/>
        </w:rPr>
        <w:t>Agreement</w:t>
      </w:r>
      <w:r w:rsidRPr="007C49C7">
        <w:rPr>
          <w:rFonts w:ascii="Arial" w:hAnsi="Arial" w:cs="Arial"/>
          <w:color w:val="808080" w:themeColor="background1" w:themeShade="80"/>
          <w:sz w:val="18"/>
          <w:szCs w:val="18"/>
        </w:rPr>
        <w:t>.</w:t>
      </w:r>
    </w:p>
    <w:p w14:paraId="2D1A813A" w14:textId="77777777" w:rsidR="00FE0D3B" w:rsidRPr="000D0F26" w:rsidRDefault="00FE0D3B" w:rsidP="00FE0D3B">
      <w:pPr>
        <w:spacing w:after="0"/>
        <w:rPr>
          <w:rFonts w:ascii="Arial" w:hAnsi="Arial" w:cs="Arial"/>
          <w:color w:val="808080" w:themeColor="background1" w:themeShade="80"/>
          <w:sz w:val="24"/>
          <w:szCs w:val="24"/>
        </w:rPr>
      </w:pPr>
    </w:p>
    <w:p w14:paraId="4BE281B4" w14:textId="2B75796D" w:rsidR="007C49C7" w:rsidRPr="007C49C7" w:rsidRDefault="007C49C7" w:rsidP="00DA00D3">
      <w:pPr>
        <w:pStyle w:val="Heading2"/>
        <w:numPr>
          <w:ilvl w:val="1"/>
          <w:numId w:val="1"/>
        </w:numPr>
        <w:spacing w:after="0"/>
        <w:ind w:left="567" w:hanging="567"/>
      </w:pPr>
      <w:bookmarkStart w:id="87" w:name="_Toc195708170"/>
      <w:r>
        <w:t xml:space="preserve">Compliance with </w:t>
      </w:r>
      <w:r w:rsidR="00C3178B">
        <w:t>Client</w:t>
      </w:r>
      <w:r>
        <w:t xml:space="preserve"> Security Policies</w:t>
      </w:r>
      <w:bookmarkEnd w:id="87"/>
    </w:p>
    <w:p w14:paraId="01CF72DE" w14:textId="77777777" w:rsidR="00FE0D3B" w:rsidRPr="000D0F26" w:rsidRDefault="00FE0D3B" w:rsidP="00FE0D3B">
      <w:pPr>
        <w:spacing w:after="0"/>
        <w:rPr>
          <w:rFonts w:ascii="Arial" w:hAnsi="Arial" w:cs="Arial"/>
          <w:color w:val="808080" w:themeColor="background1" w:themeShade="80"/>
          <w:sz w:val="24"/>
          <w:szCs w:val="24"/>
        </w:rPr>
      </w:pPr>
    </w:p>
    <w:p w14:paraId="6D94E8E1" w14:textId="502D2DA5" w:rsidR="00434D17" w:rsidRDefault="007C49C7" w:rsidP="002F1C51">
      <w:pPr>
        <w:spacing w:after="0"/>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 xml:space="preserve">In the event that the </w:t>
      </w:r>
      <w:r w:rsidR="00C3178B">
        <w:rPr>
          <w:rFonts w:ascii="Arial" w:hAnsi="Arial" w:cs="Arial"/>
          <w:color w:val="808080" w:themeColor="background1" w:themeShade="80"/>
          <w:sz w:val="18"/>
          <w:szCs w:val="18"/>
        </w:rPr>
        <w:t>Client</w:t>
      </w:r>
      <w:r w:rsidRPr="007C49C7">
        <w:rPr>
          <w:rFonts w:ascii="Arial" w:hAnsi="Arial" w:cs="Arial"/>
          <w:color w:val="808080" w:themeColor="background1" w:themeShade="80"/>
          <w:sz w:val="18"/>
          <w:szCs w:val="18"/>
        </w:rPr>
        <w:t xml:space="preserve"> operates formal security policies, the </w:t>
      </w:r>
      <w:r w:rsidR="00C3178B">
        <w:rPr>
          <w:rFonts w:ascii="Arial" w:hAnsi="Arial" w:cs="Arial"/>
          <w:color w:val="808080" w:themeColor="background1" w:themeShade="80"/>
          <w:sz w:val="18"/>
          <w:szCs w:val="18"/>
        </w:rPr>
        <w:t>Supplier</w:t>
      </w:r>
      <w:r w:rsidRPr="007C49C7">
        <w:rPr>
          <w:rFonts w:ascii="Arial" w:hAnsi="Arial" w:cs="Arial"/>
          <w:color w:val="808080" w:themeColor="background1" w:themeShade="80"/>
          <w:sz w:val="18"/>
          <w:szCs w:val="18"/>
        </w:rPr>
        <w:t xml:space="preserve"> will ensure that its employees are made aware of such policies and will also ensure on-going compliance with these policy statements. The </w:t>
      </w:r>
      <w:r w:rsidR="00C3178B">
        <w:rPr>
          <w:rFonts w:ascii="Arial" w:hAnsi="Arial" w:cs="Arial"/>
          <w:color w:val="808080" w:themeColor="background1" w:themeShade="80"/>
          <w:sz w:val="18"/>
          <w:szCs w:val="18"/>
        </w:rPr>
        <w:t>Client</w:t>
      </w:r>
      <w:r w:rsidRPr="007C49C7">
        <w:rPr>
          <w:rFonts w:ascii="Arial" w:hAnsi="Arial" w:cs="Arial"/>
          <w:color w:val="808080" w:themeColor="background1" w:themeShade="80"/>
          <w:sz w:val="18"/>
          <w:szCs w:val="18"/>
        </w:rPr>
        <w:t xml:space="preserve"> will provide the </w:t>
      </w:r>
      <w:r w:rsidR="00C3178B">
        <w:rPr>
          <w:rFonts w:ascii="Arial" w:hAnsi="Arial" w:cs="Arial"/>
          <w:color w:val="808080" w:themeColor="background1" w:themeShade="80"/>
          <w:sz w:val="18"/>
          <w:szCs w:val="18"/>
        </w:rPr>
        <w:t>Supplier</w:t>
      </w:r>
      <w:r w:rsidRPr="007C49C7">
        <w:rPr>
          <w:rFonts w:ascii="Arial" w:hAnsi="Arial" w:cs="Arial"/>
          <w:color w:val="808080" w:themeColor="background1" w:themeShade="80"/>
          <w:sz w:val="18"/>
          <w:szCs w:val="18"/>
        </w:rPr>
        <w:t xml:space="preserve"> with up to date information on its security policies and will keep the </w:t>
      </w:r>
      <w:r w:rsidR="00C3178B">
        <w:rPr>
          <w:rFonts w:ascii="Arial" w:hAnsi="Arial" w:cs="Arial"/>
          <w:color w:val="808080" w:themeColor="background1" w:themeShade="80"/>
          <w:sz w:val="18"/>
          <w:szCs w:val="18"/>
        </w:rPr>
        <w:t>Supplier</w:t>
      </w:r>
      <w:r w:rsidRPr="007C49C7">
        <w:rPr>
          <w:rFonts w:ascii="Arial" w:hAnsi="Arial" w:cs="Arial"/>
          <w:color w:val="808080" w:themeColor="background1" w:themeShade="80"/>
          <w:sz w:val="18"/>
          <w:szCs w:val="18"/>
        </w:rPr>
        <w:t xml:space="preserve"> informed about any changes to these policies. Where no policies are in place the </w:t>
      </w:r>
      <w:r w:rsidR="00C3178B">
        <w:rPr>
          <w:rFonts w:ascii="Arial" w:hAnsi="Arial" w:cs="Arial"/>
          <w:color w:val="808080" w:themeColor="background1" w:themeShade="80"/>
          <w:sz w:val="18"/>
          <w:szCs w:val="18"/>
        </w:rPr>
        <w:t>Supplier</w:t>
      </w:r>
      <w:r w:rsidRPr="007C49C7">
        <w:rPr>
          <w:rFonts w:ascii="Arial" w:hAnsi="Arial" w:cs="Arial"/>
          <w:color w:val="808080" w:themeColor="background1" w:themeShade="80"/>
          <w:sz w:val="18"/>
          <w:szCs w:val="18"/>
        </w:rPr>
        <w:t xml:space="preserve"> shall ensure that its employees and representatives act in accordance with international standards in terms of security and access to the </w:t>
      </w:r>
      <w:r w:rsidR="00C3178B">
        <w:rPr>
          <w:rFonts w:ascii="Arial" w:hAnsi="Arial" w:cs="Arial"/>
          <w:color w:val="808080" w:themeColor="background1" w:themeShade="80"/>
          <w:sz w:val="18"/>
          <w:szCs w:val="18"/>
        </w:rPr>
        <w:t>Client</w:t>
      </w:r>
      <w:r w:rsidRPr="007C49C7">
        <w:rPr>
          <w:rFonts w:ascii="Arial" w:hAnsi="Arial" w:cs="Arial"/>
          <w:color w:val="808080" w:themeColor="background1" w:themeShade="80"/>
          <w:sz w:val="18"/>
          <w:szCs w:val="18"/>
        </w:rPr>
        <w:t>’s premises or systems.</w:t>
      </w:r>
    </w:p>
    <w:p w14:paraId="0D443805" w14:textId="77777777" w:rsidR="002F1C51" w:rsidRPr="000D0F26" w:rsidRDefault="002F1C51" w:rsidP="002F1C51">
      <w:pPr>
        <w:spacing w:after="0"/>
        <w:rPr>
          <w:rFonts w:ascii="Arial" w:hAnsi="Arial" w:cs="Arial"/>
          <w:color w:val="808080" w:themeColor="background1" w:themeShade="80"/>
          <w:sz w:val="24"/>
          <w:szCs w:val="24"/>
        </w:rPr>
      </w:pPr>
    </w:p>
    <w:p w14:paraId="04B7038B" w14:textId="77777777" w:rsidR="00434D17" w:rsidRPr="00434D17" w:rsidRDefault="007C49C7" w:rsidP="00DA00D3">
      <w:pPr>
        <w:pStyle w:val="Heading2"/>
        <w:numPr>
          <w:ilvl w:val="1"/>
          <w:numId w:val="1"/>
        </w:numPr>
        <w:spacing w:after="0"/>
        <w:ind w:left="567" w:hanging="567"/>
      </w:pPr>
      <w:bookmarkStart w:id="88" w:name="_Toc195708171"/>
      <w:r>
        <w:t>Information a</w:t>
      </w:r>
      <w:r w:rsidR="00E134E5">
        <w:t>nd Data Security M</w:t>
      </w:r>
      <w:r>
        <w:t>easures</w:t>
      </w:r>
      <w:bookmarkEnd w:id="88"/>
    </w:p>
    <w:p w14:paraId="3290FC5B" w14:textId="77777777" w:rsidR="002F1C51" w:rsidRPr="000D0F26" w:rsidRDefault="002F1C51" w:rsidP="002F1C51">
      <w:pPr>
        <w:spacing w:after="0"/>
        <w:rPr>
          <w:rFonts w:ascii="Arial" w:hAnsi="Arial" w:cs="Arial"/>
          <w:color w:val="808080" w:themeColor="background1" w:themeShade="80"/>
          <w:sz w:val="24"/>
          <w:szCs w:val="24"/>
        </w:rPr>
      </w:pPr>
      <w:bookmarkStart w:id="89" w:name="_Hlk105053820"/>
    </w:p>
    <w:bookmarkEnd w:id="89"/>
    <w:p w14:paraId="3034C31C" w14:textId="407A6A36" w:rsidR="00B055F6" w:rsidRDefault="00261B6F" w:rsidP="002F1C51">
      <w:pPr>
        <w:spacing w:after="0"/>
        <w:rPr>
          <w:rFonts w:ascii="Arial" w:hAnsi="Arial" w:cs="Arial"/>
          <w:color w:val="808080" w:themeColor="background1" w:themeShade="80"/>
          <w:sz w:val="18"/>
          <w:szCs w:val="18"/>
        </w:rPr>
      </w:pPr>
      <w:r w:rsidRPr="00723D0A">
        <w:rPr>
          <w:rFonts w:ascii="Arial" w:hAnsi="Arial" w:cs="Arial"/>
          <w:color w:val="808080" w:themeColor="background1" w:themeShade="80"/>
          <w:sz w:val="18"/>
          <w:szCs w:val="18"/>
        </w:rPr>
        <w:t>The Supplier utilizes SentinelOne for server protection and Emsisoft for desktop security. Additionally, BitLocker encryption is enabled on all Trifour desktop devices to ensure data security.</w:t>
      </w:r>
    </w:p>
    <w:p w14:paraId="3349685E" w14:textId="2235B451" w:rsidR="00566F74" w:rsidRPr="003E36F9" w:rsidRDefault="00566F74" w:rsidP="002F1C51">
      <w:pPr>
        <w:spacing w:after="0"/>
        <w:rPr>
          <w:rFonts w:ascii="Arial" w:hAnsi="Arial" w:cs="Arial"/>
          <w:color w:val="808080" w:themeColor="background1" w:themeShade="80"/>
          <w:sz w:val="24"/>
          <w:szCs w:val="24"/>
        </w:rPr>
      </w:pPr>
    </w:p>
    <w:p w14:paraId="58E3219B" w14:textId="45844230" w:rsidR="00566F74" w:rsidRDefault="00566F74" w:rsidP="003E36F9">
      <w:pPr>
        <w:pStyle w:val="Heading2"/>
        <w:numPr>
          <w:ilvl w:val="0"/>
          <w:numId w:val="0"/>
        </w:numPr>
        <w:spacing w:after="0"/>
      </w:pPr>
      <w:bookmarkStart w:id="90" w:name="_Toc195708172"/>
      <w:r>
        <w:t>10.5 Identity and Access Management</w:t>
      </w:r>
      <w:bookmarkEnd w:id="90"/>
    </w:p>
    <w:p w14:paraId="7DEC002E" w14:textId="77777777" w:rsidR="003E36F9" w:rsidRPr="003E36F9" w:rsidRDefault="003E36F9" w:rsidP="003E36F9">
      <w:pPr>
        <w:rPr>
          <w:sz w:val="8"/>
          <w:szCs w:val="8"/>
        </w:rPr>
      </w:pPr>
    </w:p>
    <w:p w14:paraId="56B26436" w14:textId="77777777" w:rsidR="00566F74" w:rsidRPr="00194C10" w:rsidRDefault="00566F74" w:rsidP="003E36F9">
      <w:pPr>
        <w:spacing w:after="0"/>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The following safeguards are required, in line with International Best Practices:</w:t>
      </w:r>
    </w:p>
    <w:p w14:paraId="14BB3DBE" w14:textId="77777777" w:rsidR="00566F74" w:rsidRPr="003E36F9" w:rsidRDefault="00566F74" w:rsidP="00566F74">
      <w:pPr>
        <w:spacing w:after="0"/>
        <w:rPr>
          <w:rFonts w:ascii="Arial" w:hAnsi="Arial" w:cs="Arial"/>
          <w:color w:val="FF0000"/>
          <w:sz w:val="18"/>
          <w:szCs w:val="18"/>
        </w:rPr>
      </w:pPr>
    </w:p>
    <w:p w14:paraId="11B014C6" w14:textId="6AB80080" w:rsidR="00566F74" w:rsidRPr="00194C10" w:rsidRDefault="00566F74" w:rsidP="00566F74">
      <w:pPr>
        <w:pStyle w:val="ListParagraph"/>
        <w:numPr>
          <w:ilvl w:val="0"/>
          <w:numId w:val="44"/>
        </w:numPr>
        <w:spacing w:after="0" w:line="240" w:lineRule="auto"/>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 xml:space="preserve">User Authentication and Authorisation controls shall be enforced across all </w:t>
      </w:r>
      <w:del w:id="91" w:author="Futura International Pty Ltd" w:date="2025-05-06T09:45:00Z">
        <w:r w:rsidRPr="00194C10" w:rsidDel="000C16BE">
          <w:rPr>
            <w:rFonts w:ascii="Arial" w:hAnsi="Arial" w:cs="Arial"/>
            <w:color w:val="808080" w:themeColor="background1" w:themeShade="80"/>
            <w:sz w:val="18"/>
            <w:szCs w:val="18"/>
          </w:rPr>
          <w:delText xml:space="preserve">critical </w:delText>
        </w:r>
      </w:del>
      <w:r w:rsidRPr="00194C10">
        <w:rPr>
          <w:rFonts w:ascii="Arial" w:hAnsi="Arial" w:cs="Arial"/>
          <w:color w:val="808080" w:themeColor="background1" w:themeShade="80"/>
          <w:sz w:val="18"/>
          <w:szCs w:val="18"/>
        </w:rPr>
        <w:t>System Consoles and services used by the Client</w:t>
      </w:r>
    </w:p>
    <w:p w14:paraId="0B5B0546" w14:textId="77777777" w:rsidR="00566F74" w:rsidRPr="00194C10" w:rsidRDefault="00566F74" w:rsidP="00566F74">
      <w:pPr>
        <w:pStyle w:val="ListParagraph"/>
        <w:numPr>
          <w:ilvl w:val="0"/>
          <w:numId w:val="44"/>
        </w:numPr>
        <w:spacing w:after="0" w:line="240" w:lineRule="auto"/>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Administrative (ADMIN / ROOT) access shall be restricted and monitored</w:t>
      </w:r>
    </w:p>
    <w:p w14:paraId="1AA89F9E" w14:textId="77777777" w:rsidR="00566F74" w:rsidRPr="00194C10" w:rsidRDefault="00566F74" w:rsidP="00566F74">
      <w:pPr>
        <w:pStyle w:val="ListParagraph"/>
        <w:numPr>
          <w:ilvl w:val="0"/>
          <w:numId w:val="44"/>
        </w:numPr>
        <w:spacing w:after="0" w:line="240" w:lineRule="auto"/>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Generic or Shared User Accounts shall be prohibited, and passwords shall be stored securely (e.g., hashed and not in clear text)</w:t>
      </w:r>
    </w:p>
    <w:p w14:paraId="1A3AE044" w14:textId="077D5101" w:rsidR="00566F74" w:rsidRPr="00194C10" w:rsidRDefault="00566F74" w:rsidP="00566F74">
      <w:pPr>
        <w:pStyle w:val="ListParagraph"/>
        <w:numPr>
          <w:ilvl w:val="0"/>
          <w:numId w:val="44"/>
        </w:numPr>
        <w:spacing w:after="0" w:line="240" w:lineRule="auto"/>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A Single Point of Failure shall be avoided by ensuring that no single Administrative User has exclusive access to the Client’s server environment</w:t>
      </w:r>
    </w:p>
    <w:p w14:paraId="6D994E54" w14:textId="77777777" w:rsidR="00566F74" w:rsidRPr="00566F74" w:rsidRDefault="00566F74" w:rsidP="00566F74">
      <w:pPr>
        <w:pStyle w:val="ListParagraph"/>
        <w:spacing w:after="0" w:line="240" w:lineRule="auto"/>
        <w:ind w:left="360"/>
        <w:rPr>
          <w:rFonts w:ascii="Arial" w:hAnsi="Arial" w:cs="Arial"/>
          <w:color w:val="808080" w:themeColor="background1" w:themeShade="80"/>
          <w:sz w:val="24"/>
          <w:szCs w:val="24"/>
        </w:rPr>
      </w:pPr>
    </w:p>
    <w:p w14:paraId="13D33C28" w14:textId="02DC5CB3" w:rsidR="003E36F9" w:rsidRDefault="00566F74" w:rsidP="003E36F9">
      <w:pPr>
        <w:pStyle w:val="Heading2"/>
        <w:numPr>
          <w:ilvl w:val="0"/>
          <w:numId w:val="0"/>
        </w:numPr>
        <w:spacing w:after="0"/>
      </w:pPr>
      <w:bookmarkStart w:id="92" w:name="_Toc195708173"/>
      <w:r>
        <w:t>10.6 Identity and Access Management</w:t>
      </w:r>
      <w:bookmarkEnd w:id="92"/>
    </w:p>
    <w:p w14:paraId="5ADCF2E0" w14:textId="77777777" w:rsidR="003E36F9" w:rsidRPr="003E36F9" w:rsidRDefault="003E36F9" w:rsidP="003E36F9">
      <w:pPr>
        <w:rPr>
          <w:sz w:val="8"/>
          <w:szCs w:val="8"/>
        </w:rPr>
      </w:pPr>
    </w:p>
    <w:p w14:paraId="67AC5799" w14:textId="73C8576A" w:rsidR="00566F74" w:rsidRPr="00194C10" w:rsidRDefault="00566F74" w:rsidP="003E36F9">
      <w:pPr>
        <w:spacing w:after="0"/>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The following safeguards are required, in line with International Best Practices:</w:t>
      </w:r>
    </w:p>
    <w:p w14:paraId="59A97AD9" w14:textId="77777777" w:rsidR="00566F74" w:rsidRPr="00194C10" w:rsidRDefault="00566F74" w:rsidP="00566F74">
      <w:pPr>
        <w:spacing w:after="0"/>
        <w:rPr>
          <w:rFonts w:ascii="Arial" w:hAnsi="Arial" w:cs="Arial"/>
          <w:color w:val="808080" w:themeColor="background1" w:themeShade="80"/>
          <w:sz w:val="18"/>
          <w:szCs w:val="18"/>
        </w:rPr>
      </w:pPr>
    </w:p>
    <w:p w14:paraId="4E04080C" w14:textId="77777777" w:rsidR="00566F74" w:rsidRPr="00194C10" w:rsidRDefault="00566F74" w:rsidP="00566F74">
      <w:pPr>
        <w:pStyle w:val="ListParagraph"/>
        <w:numPr>
          <w:ilvl w:val="0"/>
          <w:numId w:val="45"/>
        </w:numPr>
        <w:spacing w:after="0" w:line="240" w:lineRule="auto"/>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Data stored on behalf of the Client shall be encrypted where applicable, including file systems and backup repositories</w:t>
      </w:r>
    </w:p>
    <w:p w14:paraId="3A9CDF75" w14:textId="77777777" w:rsidR="00566F74" w:rsidRPr="00194C10" w:rsidRDefault="00566F74" w:rsidP="00566F74">
      <w:pPr>
        <w:pStyle w:val="ListParagraph"/>
        <w:numPr>
          <w:ilvl w:val="0"/>
          <w:numId w:val="45"/>
        </w:numPr>
        <w:spacing w:after="0" w:line="240" w:lineRule="auto"/>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Data in transit shall be protected through secure protocols (e.g., VPN, TLS)</w:t>
      </w:r>
    </w:p>
    <w:p w14:paraId="01535CEC" w14:textId="743E68F4" w:rsidR="00566F74" w:rsidRPr="00194C10" w:rsidRDefault="00566F74" w:rsidP="00566F74">
      <w:pPr>
        <w:pStyle w:val="ListParagraph"/>
        <w:numPr>
          <w:ilvl w:val="0"/>
          <w:numId w:val="45"/>
        </w:numPr>
        <w:spacing w:after="0" w:line="240" w:lineRule="auto"/>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Email systems shall be configured securely and maintained to prevent unauthorised access or data leakage</w:t>
      </w:r>
    </w:p>
    <w:p w14:paraId="194D448A" w14:textId="77777777" w:rsidR="003E36F9" w:rsidRDefault="003E36F9" w:rsidP="003E36F9">
      <w:pPr>
        <w:pStyle w:val="ListParagraph"/>
        <w:spacing w:after="0" w:line="240" w:lineRule="auto"/>
        <w:ind w:left="360"/>
        <w:rPr>
          <w:rFonts w:ascii="Arial" w:hAnsi="Arial" w:cs="Arial"/>
          <w:color w:val="FF0000"/>
          <w:sz w:val="18"/>
          <w:szCs w:val="18"/>
        </w:rPr>
      </w:pPr>
    </w:p>
    <w:p w14:paraId="1B4A874B" w14:textId="630229CE" w:rsidR="003E36F9" w:rsidRDefault="003E36F9" w:rsidP="003E36F9">
      <w:pPr>
        <w:spacing w:after="0" w:line="240" w:lineRule="auto"/>
        <w:rPr>
          <w:rFonts w:ascii="Arial" w:hAnsi="Arial" w:cs="Arial"/>
          <w:color w:val="FF0000"/>
          <w:sz w:val="18"/>
          <w:szCs w:val="18"/>
        </w:rPr>
      </w:pPr>
    </w:p>
    <w:p w14:paraId="66F7599D" w14:textId="23FC6C55" w:rsidR="003E36F9" w:rsidRDefault="003E36F9" w:rsidP="003E36F9">
      <w:pPr>
        <w:pStyle w:val="Heading2"/>
        <w:numPr>
          <w:ilvl w:val="0"/>
          <w:numId w:val="0"/>
        </w:numPr>
        <w:spacing w:after="0"/>
      </w:pPr>
      <w:bookmarkStart w:id="93" w:name="_Toc195708174"/>
      <w:r>
        <w:t>10.7 Right to Audit – The Client’s Servers and Services</w:t>
      </w:r>
      <w:bookmarkEnd w:id="93"/>
    </w:p>
    <w:p w14:paraId="25D4BA12" w14:textId="77777777" w:rsidR="003E36F9" w:rsidRPr="003E36F9" w:rsidRDefault="003E36F9" w:rsidP="003E36F9">
      <w:pPr>
        <w:rPr>
          <w:sz w:val="8"/>
          <w:szCs w:val="8"/>
        </w:rPr>
      </w:pPr>
    </w:p>
    <w:p w14:paraId="10CA21B5" w14:textId="035372F5" w:rsidR="003E36F9" w:rsidRPr="00194C10" w:rsidRDefault="003E36F9" w:rsidP="003E36F9">
      <w:pPr>
        <w:spacing w:after="0" w:line="240" w:lineRule="auto"/>
        <w:rPr>
          <w:rFonts w:ascii="Arial" w:eastAsia="Times New Roman" w:hAnsi="Arial" w:cs="Arial"/>
          <w:color w:val="808080" w:themeColor="background1" w:themeShade="80"/>
          <w:sz w:val="18"/>
          <w:szCs w:val="18"/>
          <w:lang w:eastAsia="en-ZA"/>
        </w:rPr>
      </w:pPr>
      <w:r w:rsidRPr="00194C10">
        <w:rPr>
          <w:rFonts w:ascii="Arial" w:eastAsia="Times New Roman" w:hAnsi="Arial" w:cs="Arial"/>
          <w:color w:val="808080" w:themeColor="background1" w:themeShade="80"/>
          <w:sz w:val="18"/>
          <w:szCs w:val="18"/>
          <w:lang w:eastAsia="en-ZA"/>
        </w:rPr>
        <w:t>The Client shall have the right, upon providing reasonable prior written notice of no less than five (5) business days, to audit, inspect, or otherwise review any aspect of the Supplier’s performance or compliance with this Agreement in relation to the services hosted on or affecting the Client’s servers and systems. Such audits may include, but are not limited to, reviews of system security, access controls, data handling procedures, backup and recovery processes, service availability, and compliance with agreed service standards.</w:t>
      </w:r>
    </w:p>
    <w:p w14:paraId="336DDD2C" w14:textId="77777777" w:rsidR="003E36F9" w:rsidRPr="00194C10" w:rsidRDefault="003E36F9" w:rsidP="003E36F9">
      <w:pPr>
        <w:spacing w:after="0" w:line="240" w:lineRule="auto"/>
        <w:rPr>
          <w:rFonts w:ascii="Arial" w:eastAsia="Times New Roman" w:hAnsi="Arial" w:cs="Arial"/>
          <w:color w:val="808080" w:themeColor="background1" w:themeShade="80"/>
          <w:sz w:val="18"/>
          <w:szCs w:val="18"/>
          <w:lang w:eastAsia="en-ZA"/>
        </w:rPr>
      </w:pPr>
    </w:p>
    <w:p w14:paraId="650AAE15" w14:textId="61CFCF42" w:rsidR="003E36F9" w:rsidRPr="00194C10" w:rsidRDefault="003E36F9" w:rsidP="003E36F9">
      <w:pPr>
        <w:spacing w:after="0" w:line="240" w:lineRule="auto"/>
        <w:rPr>
          <w:rFonts w:ascii="Arial" w:eastAsia="Times New Roman" w:hAnsi="Arial" w:cs="Arial"/>
          <w:color w:val="808080" w:themeColor="background1" w:themeShade="80"/>
          <w:sz w:val="18"/>
          <w:szCs w:val="18"/>
          <w:lang w:eastAsia="en-ZA"/>
        </w:rPr>
      </w:pPr>
      <w:r w:rsidRPr="00194C10">
        <w:rPr>
          <w:rFonts w:ascii="Arial" w:eastAsia="Times New Roman" w:hAnsi="Arial" w:cs="Arial"/>
          <w:color w:val="808080" w:themeColor="background1" w:themeShade="80"/>
          <w:sz w:val="18"/>
          <w:szCs w:val="18"/>
          <w:lang w:eastAsia="en-ZA"/>
        </w:rPr>
        <w:t>Audits shall be conducted during regular business hours and in a manner that does not unreasonably interfere with the Supplier’s normal operations. The Supplier agrees to provide all reasonably required assistance, access, and documentation to facilitate such audits. Where deficiencies or non-compliance are identified, the Supplier shall take prompt corrective actions within mutually agreed timelines to address and resolve the issues to the Client’s satisfaction.</w:t>
      </w:r>
    </w:p>
    <w:p w14:paraId="42483D50" w14:textId="77777777" w:rsidR="00B055F6" w:rsidRPr="00566F74" w:rsidRDefault="00B055F6" w:rsidP="002F1C51">
      <w:pPr>
        <w:spacing w:after="0"/>
        <w:rPr>
          <w:rFonts w:ascii="Arial" w:hAnsi="Arial" w:cs="Arial"/>
          <w:color w:val="808080" w:themeColor="background1" w:themeShade="80"/>
          <w:sz w:val="24"/>
          <w:szCs w:val="24"/>
        </w:rPr>
      </w:pPr>
    </w:p>
    <w:p w14:paraId="44640A35" w14:textId="0FC6C9C3" w:rsidR="007C49C7" w:rsidRDefault="0052385B" w:rsidP="002F1C51">
      <w:pPr>
        <w:pStyle w:val="Heading1"/>
        <w:spacing w:after="0"/>
        <w:ind w:left="567" w:hanging="567"/>
      </w:pPr>
      <w:bookmarkStart w:id="94" w:name="_Toc195708175"/>
      <w:bookmarkStart w:id="95" w:name="_Hlk129081140"/>
      <w:r>
        <w:t>INTELLECTUAL</w:t>
      </w:r>
      <w:r w:rsidR="00EF706F">
        <w:t xml:space="preserve"> </w:t>
      </w:r>
      <w:r>
        <w:t>PROPERTY</w:t>
      </w:r>
      <w:r w:rsidR="00EF706F">
        <w:t xml:space="preserve"> </w:t>
      </w:r>
      <w:r>
        <w:t>RIGHTS</w:t>
      </w:r>
      <w:bookmarkEnd w:id="94"/>
    </w:p>
    <w:p w14:paraId="0A388A06" w14:textId="77777777" w:rsidR="00734D7F" w:rsidRPr="00734D7F" w:rsidRDefault="00734D7F" w:rsidP="002F1C51">
      <w:pPr>
        <w:spacing w:after="0"/>
        <w:rPr>
          <w:rFonts w:ascii="Arial" w:hAnsi="Arial"/>
          <w:color w:val="808080" w:themeColor="background1" w:themeShade="80"/>
          <w:sz w:val="18"/>
          <w:szCs w:val="18"/>
        </w:rPr>
      </w:pPr>
    </w:p>
    <w:bookmarkEnd w:id="95"/>
    <w:p w14:paraId="7893D862" w14:textId="04748603" w:rsidR="00734D7F" w:rsidRDefault="00734D7F" w:rsidP="00734D7F">
      <w:pPr>
        <w:spacing w:after="0" w:line="240" w:lineRule="auto"/>
        <w:rPr>
          <w:rFonts w:ascii="Arial" w:eastAsia="Times New Roman" w:hAnsi="Arial" w:cs="Arial"/>
          <w:color w:val="808080" w:themeColor="background1" w:themeShade="80"/>
          <w:sz w:val="18"/>
          <w:szCs w:val="18"/>
          <w:lang w:eastAsia="en-ZA"/>
        </w:rPr>
      </w:pPr>
      <w:r w:rsidRPr="00734D7F">
        <w:rPr>
          <w:rFonts w:ascii="Arial" w:eastAsia="Times New Roman" w:hAnsi="Arial" w:cs="Arial"/>
          <w:color w:val="808080" w:themeColor="background1" w:themeShade="80"/>
          <w:sz w:val="18"/>
          <w:szCs w:val="18"/>
          <w:lang w:eastAsia="en-ZA"/>
        </w:rPr>
        <w:t>Both Parties acknowledge the Intellectual Property Rights of the other, whether registered or unregistered.</w:t>
      </w:r>
    </w:p>
    <w:p w14:paraId="0545D11F" w14:textId="77777777" w:rsidR="00734D7F" w:rsidRPr="00734D7F" w:rsidRDefault="00734D7F" w:rsidP="00734D7F">
      <w:pPr>
        <w:spacing w:after="0" w:line="240" w:lineRule="auto"/>
        <w:rPr>
          <w:rFonts w:ascii="Arial" w:eastAsia="Times New Roman" w:hAnsi="Arial" w:cs="Arial"/>
          <w:color w:val="808080" w:themeColor="background1" w:themeShade="80"/>
          <w:sz w:val="18"/>
          <w:szCs w:val="18"/>
          <w:lang w:eastAsia="en-ZA"/>
        </w:rPr>
      </w:pPr>
    </w:p>
    <w:p w14:paraId="5AE10EB4" w14:textId="6274564B" w:rsidR="00734D7F" w:rsidRDefault="00734D7F" w:rsidP="00734D7F">
      <w:pPr>
        <w:spacing w:after="0" w:line="240" w:lineRule="auto"/>
        <w:rPr>
          <w:rFonts w:ascii="Arial" w:eastAsia="Times New Roman" w:hAnsi="Arial" w:cs="Arial"/>
          <w:color w:val="808080" w:themeColor="background1" w:themeShade="80"/>
          <w:sz w:val="18"/>
          <w:szCs w:val="18"/>
          <w:lang w:eastAsia="en-ZA"/>
        </w:rPr>
      </w:pPr>
      <w:r w:rsidRPr="00734D7F">
        <w:rPr>
          <w:rFonts w:ascii="Arial" w:eastAsia="Times New Roman" w:hAnsi="Arial" w:cs="Arial"/>
          <w:color w:val="808080" w:themeColor="background1" w:themeShade="80"/>
          <w:sz w:val="18"/>
          <w:szCs w:val="18"/>
          <w:lang w:eastAsia="en-ZA"/>
        </w:rPr>
        <w:t>Subject to the provisions of this clause and unless otherwise agreed, each Party and its respective Suppliers shall retain all existing and future Intellectual Property Rights in their data, information, software, hardware, tools, and other materials, including any future enhancements, improvements, and modifications thereof—whether stored on disk, tape, installed on any system, or otherwise—and whether or not the same is ever placed in the possession or control of the other Party.</w:t>
      </w:r>
    </w:p>
    <w:p w14:paraId="241F78C1" w14:textId="77777777" w:rsidR="00734D7F" w:rsidRPr="00734D7F" w:rsidRDefault="00734D7F" w:rsidP="00734D7F">
      <w:pPr>
        <w:spacing w:after="0" w:line="240" w:lineRule="auto"/>
        <w:rPr>
          <w:rFonts w:ascii="Arial" w:eastAsia="Times New Roman" w:hAnsi="Arial" w:cs="Arial"/>
          <w:color w:val="808080" w:themeColor="background1" w:themeShade="80"/>
          <w:sz w:val="18"/>
          <w:szCs w:val="18"/>
          <w:lang w:eastAsia="en-ZA"/>
        </w:rPr>
      </w:pPr>
    </w:p>
    <w:p w14:paraId="06FDE6D6" w14:textId="6668411A" w:rsidR="00734D7F" w:rsidRDefault="00734D7F" w:rsidP="00734D7F">
      <w:pPr>
        <w:spacing w:after="0" w:line="240" w:lineRule="auto"/>
        <w:rPr>
          <w:rFonts w:ascii="Arial" w:eastAsia="Times New Roman" w:hAnsi="Arial" w:cs="Arial"/>
          <w:color w:val="808080" w:themeColor="background1" w:themeShade="80"/>
          <w:sz w:val="18"/>
          <w:szCs w:val="18"/>
          <w:lang w:eastAsia="en-ZA"/>
        </w:rPr>
      </w:pPr>
      <w:r w:rsidRPr="00734D7F">
        <w:rPr>
          <w:rFonts w:ascii="Arial" w:eastAsia="Times New Roman" w:hAnsi="Arial" w:cs="Arial"/>
          <w:color w:val="808080" w:themeColor="background1" w:themeShade="80"/>
          <w:sz w:val="18"/>
          <w:szCs w:val="18"/>
          <w:lang w:eastAsia="en-ZA"/>
        </w:rPr>
        <w:t>During the term of this Agreement, the Client shall, to the extent that it is legally entitled, provide the Supplier with a non-exclusive right to use or modify any software, data, information, or other rights necessary for the provision of the Services, subject to the specific terms and conditions related to such usage.</w:t>
      </w:r>
    </w:p>
    <w:p w14:paraId="48967D1A" w14:textId="77777777" w:rsidR="00734D7F" w:rsidRPr="00734D7F" w:rsidRDefault="00734D7F" w:rsidP="00734D7F">
      <w:pPr>
        <w:spacing w:after="0" w:line="240" w:lineRule="auto"/>
        <w:rPr>
          <w:rFonts w:ascii="Arial" w:eastAsia="Times New Roman" w:hAnsi="Arial" w:cs="Arial"/>
          <w:color w:val="808080" w:themeColor="background1" w:themeShade="80"/>
          <w:sz w:val="18"/>
          <w:szCs w:val="18"/>
          <w:lang w:eastAsia="en-ZA"/>
        </w:rPr>
      </w:pPr>
    </w:p>
    <w:p w14:paraId="1367D517" w14:textId="2C21E83A" w:rsidR="002F1C51" w:rsidRPr="00261B6F" w:rsidRDefault="00734D7F" w:rsidP="00261B6F">
      <w:pPr>
        <w:spacing w:after="0" w:line="240" w:lineRule="auto"/>
        <w:rPr>
          <w:rFonts w:ascii="Arial" w:eastAsia="Times New Roman" w:hAnsi="Arial" w:cs="Arial"/>
          <w:color w:val="808080" w:themeColor="background1" w:themeShade="80"/>
          <w:sz w:val="18"/>
          <w:szCs w:val="18"/>
          <w:lang w:eastAsia="en-ZA"/>
        </w:rPr>
      </w:pPr>
      <w:r w:rsidRPr="00734D7F">
        <w:rPr>
          <w:rFonts w:ascii="Arial" w:eastAsia="Times New Roman" w:hAnsi="Arial" w:cs="Arial"/>
          <w:color w:val="808080" w:themeColor="background1" w:themeShade="80"/>
          <w:sz w:val="18"/>
          <w:szCs w:val="18"/>
          <w:lang w:eastAsia="en-ZA"/>
        </w:rPr>
        <w:t>Subject to any applicable licensing agreement, any work created, invention identified, or other Intellectual Property Rights developed at the Client's specific request (in writing) for the provision of the Services by the Supplier or any Sub-Contractor fully funded by the Client shall be the property of, and for the exclusive benefit of, the Client. The Supplier shall deliver, or procure delivery from its representatives, of such work and the necessary assignments of copyright or other Intellectual Property Rights.</w:t>
      </w:r>
    </w:p>
    <w:p w14:paraId="4A26C8C0" w14:textId="77777777" w:rsidR="00B55B97" w:rsidRPr="007C49C7" w:rsidRDefault="00B55B97" w:rsidP="002F1C51">
      <w:pPr>
        <w:spacing w:after="0"/>
      </w:pPr>
    </w:p>
    <w:p w14:paraId="104B6A6D" w14:textId="77777777" w:rsidR="00EF706F" w:rsidRPr="00EF706F" w:rsidRDefault="00B97ADF" w:rsidP="00DA00D3">
      <w:pPr>
        <w:pStyle w:val="Heading2"/>
        <w:numPr>
          <w:ilvl w:val="1"/>
          <w:numId w:val="1"/>
        </w:numPr>
        <w:spacing w:after="0"/>
        <w:ind w:left="567" w:hanging="567"/>
      </w:pPr>
      <w:bookmarkStart w:id="96" w:name="_Toc195708176"/>
      <w:r>
        <w:t>Court O</w:t>
      </w:r>
      <w:r w:rsidR="007C49C7">
        <w:t>rders</w:t>
      </w:r>
      <w:bookmarkEnd w:id="96"/>
    </w:p>
    <w:p w14:paraId="33CE8B4F" w14:textId="77777777" w:rsidR="002F1C51" w:rsidRDefault="002F1C51" w:rsidP="002F1C51">
      <w:pPr>
        <w:spacing w:after="0"/>
        <w:rPr>
          <w:rFonts w:ascii="Arial" w:hAnsi="Arial" w:cs="Arial"/>
          <w:color w:val="808080" w:themeColor="background1" w:themeShade="80"/>
          <w:sz w:val="18"/>
          <w:szCs w:val="18"/>
        </w:rPr>
      </w:pPr>
    </w:p>
    <w:p w14:paraId="7A616E98" w14:textId="5C772ABB" w:rsidR="002F1C51" w:rsidRPr="00734D7F" w:rsidRDefault="00734D7F" w:rsidP="002F1C51">
      <w:pPr>
        <w:spacing w:after="0"/>
        <w:rPr>
          <w:rFonts w:ascii="Arial" w:hAnsi="Arial" w:cs="Arial"/>
          <w:color w:val="808080" w:themeColor="background1" w:themeShade="80"/>
          <w:sz w:val="18"/>
          <w:szCs w:val="18"/>
        </w:rPr>
      </w:pPr>
      <w:r w:rsidRPr="00734D7F">
        <w:rPr>
          <w:rFonts w:ascii="Arial" w:hAnsi="Arial" w:cs="Arial"/>
          <w:color w:val="808080" w:themeColor="background1" w:themeShade="80"/>
          <w:sz w:val="18"/>
          <w:szCs w:val="18"/>
        </w:rPr>
        <w:t>If the receiving party is compelled by a Court Order to divulge any confidential information belonging to the disclosing party, the receiving party is permitted to release such information in accordance with the Court Order. Unless explicitly stated in the Court Order, the receiving party shall notify the disclosing party of the order to disclose and the specific information that is required to be disclosed.</w:t>
      </w:r>
    </w:p>
    <w:p w14:paraId="62AF3D7F" w14:textId="7C4EFC34" w:rsidR="00734D7F" w:rsidRDefault="00734D7F" w:rsidP="002F1C51">
      <w:pPr>
        <w:spacing w:after="0"/>
        <w:rPr>
          <w:rFonts w:ascii="Arial" w:hAnsi="Arial" w:cs="Arial"/>
          <w:color w:val="808080" w:themeColor="background1" w:themeShade="80"/>
          <w:sz w:val="24"/>
          <w:szCs w:val="24"/>
        </w:rPr>
      </w:pPr>
    </w:p>
    <w:p w14:paraId="7D2E3FF0" w14:textId="7257CD80" w:rsidR="003E36F9" w:rsidRDefault="003E36F9" w:rsidP="002F1C51">
      <w:pPr>
        <w:spacing w:after="0"/>
        <w:rPr>
          <w:rFonts w:ascii="Arial" w:hAnsi="Arial" w:cs="Arial"/>
          <w:color w:val="808080" w:themeColor="background1" w:themeShade="80"/>
          <w:sz w:val="24"/>
          <w:szCs w:val="24"/>
        </w:rPr>
      </w:pPr>
    </w:p>
    <w:p w14:paraId="2D739652" w14:textId="77777777" w:rsidR="003E36F9" w:rsidRPr="000D0F26" w:rsidRDefault="003E36F9" w:rsidP="002F1C51">
      <w:pPr>
        <w:spacing w:after="0"/>
        <w:rPr>
          <w:rFonts w:ascii="Arial" w:hAnsi="Arial" w:cs="Arial"/>
          <w:color w:val="808080" w:themeColor="background1" w:themeShade="80"/>
          <w:sz w:val="24"/>
          <w:szCs w:val="24"/>
        </w:rPr>
      </w:pPr>
    </w:p>
    <w:p w14:paraId="546412D0" w14:textId="77777777" w:rsidR="00EF706F" w:rsidRPr="00EF706F" w:rsidRDefault="00E134E5" w:rsidP="00DA00D3">
      <w:pPr>
        <w:pStyle w:val="Heading2"/>
        <w:numPr>
          <w:ilvl w:val="1"/>
          <w:numId w:val="1"/>
        </w:numPr>
        <w:spacing w:after="0"/>
        <w:ind w:left="567" w:hanging="567"/>
      </w:pPr>
      <w:bookmarkStart w:id="97" w:name="_Toc195708177"/>
      <w:r>
        <w:t>Destruction of Data and Records or Return on T</w:t>
      </w:r>
      <w:r w:rsidR="00EF706F">
        <w:t>ermination</w:t>
      </w:r>
      <w:bookmarkEnd w:id="97"/>
    </w:p>
    <w:p w14:paraId="24669F62" w14:textId="77777777" w:rsidR="002F1C51" w:rsidRPr="000D0F26" w:rsidRDefault="002F1C51" w:rsidP="002F1C51">
      <w:pPr>
        <w:spacing w:after="0"/>
        <w:rPr>
          <w:rFonts w:ascii="Arial" w:hAnsi="Arial" w:cs="Arial"/>
          <w:color w:val="808080" w:themeColor="background1" w:themeShade="80"/>
          <w:sz w:val="24"/>
          <w:szCs w:val="24"/>
        </w:rPr>
      </w:pPr>
    </w:p>
    <w:p w14:paraId="19FD9359" w14:textId="41E4C9AA" w:rsidR="002F1C51" w:rsidRPr="00734D7F" w:rsidRDefault="00734D7F" w:rsidP="002F1C51">
      <w:pPr>
        <w:spacing w:after="0"/>
        <w:rPr>
          <w:rFonts w:ascii="Arial" w:hAnsi="Arial" w:cs="Arial"/>
          <w:color w:val="808080" w:themeColor="background1" w:themeShade="80"/>
          <w:sz w:val="18"/>
          <w:szCs w:val="18"/>
        </w:rPr>
      </w:pPr>
      <w:r w:rsidRPr="00734D7F">
        <w:rPr>
          <w:rFonts w:ascii="Arial" w:hAnsi="Arial" w:cs="Arial"/>
          <w:color w:val="808080" w:themeColor="background1" w:themeShade="80"/>
          <w:sz w:val="18"/>
          <w:szCs w:val="18"/>
        </w:rPr>
        <w:t>Upon termination of this Agreement, the receiving party shall, at the option of the disclosing party, return all confidential information belonging to the disclosing party.</w:t>
      </w:r>
    </w:p>
    <w:p w14:paraId="1EE3A0DA" w14:textId="77777777" w:rsidR="002F1C51" w:rsidRPr="000D0F26" w:rsidRDefault="002F1C51" w:rsidP="002F1C51">
      <w:pPr>
        <w:spacing w:after="0"/>
        <w:rPr>
          <w:rFonts w:ascii="Arial" w:hAnsi="Arial" w:cs="Arial"/>
          <w:color w:val="808080" w:themeColor="background1" w:themeShade="80"/>
          <w:sz w:val="24"/>
          <w:szCs w:val="24"/>
        </w:rPr>
      </w:pPr>
    </w:p>
    <w:p w14:paraId="77CC8F26" w14:textId="77777777" w:rsidR="002603F5" w:rsidRPr="002603F5" w:rsidRDefault="00EF706F" w:rsidP="00DA00D3">
      <w:pPr>
        <w:pStyle w:val="Heading2"/>
        <w:numPr>
          <w:ilvl w:val="1"/>
          <w:numId w:val="1"/>
        </w:numPr>
        <w:spacing w:after="0"/>
        <w:ind w:left="567" w:hanging="567"/>
      </w:pPr>
      <w:bookmarkStart w:id="98" w:name="_Toc195708178"/>
      <w:r>
        <w:t>System Confidentiality – Shared Environment</w:t>
      </w:r>
      <w:bookmarkEnd w:id="98"/>
    </w:p>
    <w:p w14:paraId="3465186C" w14:textId="77777777" w:rsidR="002F1C51" w:rsidRPr="000D0F26" w:rsidRDefault="002F1C51" w:rsidP="002F1C51">
      <w:pPr>
        <w:spacing w:after="0"/>
        <w:rPr>
          <w:rFonts w:ascii="Arial" w:hAnsi="Arial"/>
          <w:color w:val="808080"/>
          <w:sz w:val="24"/>
          <w:szCs w:val="24"/>
        </w:rPr>
      </w:pPr>
    </w:p>
    <w:p w14:paraId="7D9CA920" w14:textId="2352A3DD" w:rsidR="00EF706F" w:rsidRDefault="00EF706F" w:rsidP="002F1C51">
      <w:pPr>
        <w:spacing w:after="0"/>
        <w:rPr>
          <w:rFonts w:ascii="Arial" w:hAnsi="Arial"/>
          <w:color w:val="808080"/>
          <w:sz w:val="18"/>
          <w:szCs w:val="18"/>
        </w:rPr>
      </w:pPr>
      <w:r w:rsidRPr="00630EB3">
        <w:rPr>
          <w:rFonts w:ascii="Arial" w:hAnsi="Arial"/>
          <w:color w:val="808080"/>
          <w:sz w:val="18"/>
          <w:szCs w:val="18"/>
        </w:rPr>
        <w:t xml:space="preserve">The </w:t>
      </w:r>
      <w:r w:rsidR="00C3178B">
        <w:rPr>
          <w:rFonts w:ascii="Arial" w:hAnsi="Arial"/>
          <w:color w:val="808080"/>
          <w:sz w:val="18"/>
          <w:szCs w:val="18"/>
        </w:rPr>
        <w:t>Supplier</w:t>
      </w:r>
      <w:r w:rsidRPr="00630EB3">
        <w:rPr>
          <w:rFonts w:ascii="Arial" w:hAnsi="Arial"/>
          <w:color w:val="808080"/>
          <w:sz w:val="18"/>
          <w:szCs w:val="18"/>
        </w:rPr>
        <w:t xml:space="preserve"> warrants that all </w:t>
      </w:r>
      <w:r w:rsidR="00C3178B">
        <w:rPr>
          <w:rFonts w:ascii="Arial" w:hAnsi="Arial"/>
          <w:color w:val="808080"/>
          <w:sz w:val="18"/>
          <w:szCs w:val="18"/>
        </w:rPr>
        <w:t>Client</w:t>
      </w:r>
      <w:r>
        <w:rPr>
          <w:rFonts w:ascii="Arial" w:hAnsi="Arial"/>
          <w:color w:val="808080"/>
          <w:sz w:val="18"/>
          <w:szCs w:val="18"/>
        </w:rPr>
        <w:t xml:space="preserve"> information</w:t>
      </w:r>
      <w:r w:rsidRPr="00630EB3">
        <w:rPr>
          <w:rFonts w:ascii="Arial" w:hAnsi="Arial"/>
          <w:color w:val="808080"/>
          <w:sz w:val="18"/>
          <w:szCs w:val="18"/>
        </w:rPr>
        <w:t>, hosted on a shared virtualized infrastructure are protected due to the following configurations</w:t>
      </w:r>
      <w:r w:rsidR="00B97ADF">
        <w:rPr>
          <w:rFonts w:ascii="Arial" w:hAnsi="Arial"/>
          <w:color w:val="808080"/>
          <w:sz w:val="18"/>
          <w:szCs w:val="18"/>
        </w:rPr>
        <w:t>.</w:t>
      </w:r>
    </w:p>
    <w:p w14:paraId="7E11286F" w14:textId="77777777" w:rsidR="00EF706F" w:rsidRDefault="00EF706F" w:rsidP="002F1C51">
      <w:pPr>
        <w:spacing w:after="0"/>
        <w:rPr>
          <w:rFonts w:ascii="Arial" w:hAnsi="Arial"/>
          <w:color w:val="808080"/>
          <w:sz w:val="18"/>
          <w:szCs w:val="18"/>
        </w:rPr>
      </w:pPr>
    </w:p>
    <w:p w14:paraId="7349153E" w14:textId="77777777" w:rsidR="00EF706F" w:rsidRDefault="00EF706F" w:rsidP="00DA00D3">
      <w:pPr>
        <w:numPr>
          <w:ilvl w:val="0"/>
          <w:numId w:val="6"/>
        </w:numPr>
        <w:spacing w:after="0" w:line="240" w:lineRule="auto"/>
        <w:jc w:val="both"/>
        <w:rPr>
          <w:rFonts w:ascii="Arial" w:hAnsi="Arial"/>
          <w:color w:val="808080"/>
          <w:sz w:val="18"/>
          <w:szCs w:val="18"/>
        </w:rPr>
      </w:pPr>
      <w:r>
        <w:rPr>
          <w:rFonts w:ascii="Arial" w:hAnsi="Arial"/>
          <w:color w:val="808080"/>
          <w:sz w:val="18"/>
          <w:szCs w:val="18"/>
        </w:rPr>
        <w:t>Authorized Sautech staff have login information</w:t>
      </w:r>
      <w:r w:rsidR="00B97ADF">
        <w:rPr>
          <w:rFonts w:ascii="Arial" w:hAnsi="Arial"/>
          <w:color w:val="808080"/>
          <w:sz w:val="18"/>
          <w:szCs w:val="18"/>
        </w:rPr>
        <w:t>.</w:t>
      </w:r>
    </w:p>
    <w:p w14:paraId="55C0F384" w14:textId="77777777" w:rsidR="00EF706F" w:rsidRDefault="00EF706F" w:rsidP="00DA00D3">
      <w:pPr>
        <w:numPr>
          <w:ilvl w:val="0"/>
          <w:numId w:val="6"/>
        </w:numPr>
        <w:spacing w:after="0" w:line="240" w:lineRule="auto"/>
        <w:jc w:val="both"/>
        <w:rPr>
          <w:rFonts w:ascii="Arial" w:hAnsi="Arial"/>
          <w:color w:val="808080"/>
          <w:sz w:val="18"/>
          <w:szCs w:val="18"/>
        </w:rPr>
      </w:pPr>
      <w:r>
        <w:rPr>
          <w:rFonts w:ascii="Arial" w:hAnsi="Arial"/>
          <w:color w:val="808080"/>
          <w:sz w:val="18"/>
          <w:szCs w:val="18"/>
        </w:rPr>
        <w:t>Microsoft Active Directory configuration with different organizational units</w:t>
      </w:r>
      <w:r w:rsidR="00B97ADF">
        <w:rPr>
          <w:rFonts w:ascii="Arial" w:hAnsi="Arial"/>
          <w:color w:val="808080"/>
          <w:sz w:val="18"/>
          <w:szCs w:val="18"/>
        </w:rPr>
        <w:t>.</w:t>
      </w:r>
    </w:p>
    <w:p w14:paraId="664B02DD" w14:textId="751F2277" w:rsidR="00EF706F" w:rsidRDefault="00EF706F" w:rsidP="00DA00D3">
      <w:pPr>
        <w:numPr>
          <w:ilvl w:val="0"/>
          <w:numId w:val="6"/>
        </w:numPr>
        <w:spacing w:after="0" w:line="240" w:lineRule="auto"/>
        <w:jc w:val="both"/>
        <w:rPr>
          <w:rFonts w:ascii="Arial" w:hAnsi="Arial"/>
          <w:color w:val="808080"/>
          <w:sz w:val="18"/>
          <w:szCs w:val="18"/>
        </w:rPr>
      </w:pPr>
      <w:r>
        <w:rPr>
          <w:rFonts w:ascii="Arial" w:hAnsi="Arial"/>
          <w:color w:val="808080"/>
          <w:sz w:val="18"/>
          <w:szCs w:val="18"/>
        </w:rPr>
        <w:t xml:space="preserve">Virtual Domains and Virtual Lan of </w:t>
      </w:r>
      <w:r w:rsidR="00B4100A">
        <w:rPr>
          <w:rFonts w:ascii="Arial" w:hAnsi="Arial"/>
          <w:color w:val="808080"/>
          <w:sz w:val="18"/>
          <w:szCs w:val="18"/>
        </w:rPr>
        <w:t>Sub netted</w:t>
      </w:r>
      <w:r>
        <w:rPr>
          <w:rFonts w:ascii="Arial" w:hAnsi="Arial"/>
          <w:color w:val="808080"/>
          <w:sz w:val="18"/>
          <w:szCs w:val="18"/>
        </w:rPr>
        <w:t xml:space="preserve"> Networks</w:t>
      </w:r>
      <w:r w:rsidR="00B97ADF">
        <w:rPr>
          <w:rFonts w:ascii="Arial" w:hAnsi="Arial"/>
          <w:color w:val="808080"/>
          <w:sz w:val="18"/>
          <w:szCs w:val="18"/>
        </w:rPr>
        <w:t>.</w:t>
      </w:r>
    </w:p>
    <w:p w14:paraId="66B9D869" w14:textId="77777777" w:rsidR="00EF706F" w:rsidRDefault="00EF706F" w:rsidP="00DA00D3">
      <w:pPr>
        <w:numPr>
          <w:ilvl w:val="0"/>
          <w:numId w:val="6"/>
        </w:numPr>
        <w:spacing w:after="0" w:line="240" w:lineRule="auto"/>
        <w:jc w:val="both"/>
        <w:rPr>
          <w:rFonts w:ascii="Arial" w:hAnsi="Arial"/>
          <w:color w:val="808080"/>
          <w:sz w:val="18"/>
          <w:szCs w:val="18"/>
        </w:rPr>
      </w:pPr>
      <w:r>
        <w:rPr>
          <w:rFonts w:ascii="Arial" w:hAnsi="Arial"/>
          <w:color w:val="808080"/>
          <w:sz w:val="18"/>
          <w:szCs w:val="18"/>
        </w:rPr>
        <w:t>SQL Server are setup with the core Microsoft technologies and guidelines</w:t>
      </w:r>
      <w:r w:rsidR="00B97ADF">
        <w:rPr>
          <w:rFonts w:ascii="Arial" w:hAnsi="Arial"/>
          <w:color w:val="808080"/>
          <w:sz w:val="18"/>
          <w:szCs w:val="18"/>
        </w:rPr>
        <w:t>.</w:t>
      </w:r>
    </w:p>
    <w:p w14:paraId="02B02537" w14:textId="77777777" w:rsidR="00EF706F" w:rsidRDefault="00EF706F" w:rsidP="00DA00D3">
      <w:pPr>
        <w:numPr>
          <w:ilvl w:val="0"/>
          <w:numId w:val="6"/>
        </w:numPr>
        <w:spacing w:after="0" w:line="240" w:lineRule="auto"/>
        <w:jc w:val="both"/>
        <w:rPr>
          <w:rFonts w:ascii="Arial" w:hAnsi="Arial"/>
          <w:color w:val="808080"/>
          <w:sz w:val="18"/>
          <w:szCs w:val="18"/>
        </w:rPr>
      </w:pPr>
      <w:r>
        <w:rPr>
          <w:rFonts w:ascii="Arial" w:hAnsi="Arial"/>
          <w:color w:val="808080"/>
          <w:sz w:val="18"/>
          <w:szCs w:val="18"/>
        </w:rPr>
        <w:t>All DMZ’s and Network are configured and supported by our 3 Tier Network and Internet Security</w:t>
      </w:r>
      <w:r w:rsidR="00B97ADF">
        <w:rPr>
          <w:rFonts w:ascii="Arial" w:hAnsi="Arial"/>
          <w:color w:val="808080"/>
          <w:sz w:val="18"/>
          <w:szCs w:val="18"/>
        </w:rPr>
        <w:t>.</w:t>
      </w:r>
    </w:p>
    <w:p w14:paraId="0B2F022C" w14:textId="66F20AA7" w:rsidR="0011705D" w:rsidRPr="00BE2E4D" w:rsidRDefault="00EF706F" w:rsidP="00BE2E4D">
      <w:pPr>
        <w:numPr>
          <w:ilvl w:val="0"/>
          <w:numId w:val="6"/>
        </w:numPr>
        <w:spacing w:after="0" w:line="240" w:lineRule="auto"/>
        <w:jc w:val="both"/>
        <w:rPr>
          <w:rFonts w:ascii="Arial" w:hAnsi="Arial"/>
          <w:color w:val="808080"/>
          <w:sz w:val="18"/>
          <w:szCs w:val="18"/>
        </w:rPr>
      </w:pPr>
      <w:r>
        <w:rPr>
          <w:rFonts w:ascii="Arial" w:hAnsi="Arial"/>
          <w:color w:val="808080"/>
          <w:sz w:val="18"/>
          <w:szCs w:val="18"/>
        </w:rPr>
        <w:t>No external access to SQL server, only application layer access</w:t>
      </w:r>
      <w:r w:rsidR="00B97ADF">
        <w:rPr>
          <w:rFonts w:ascii="Arial" w:hAnsi="Arial"/>
          <w:color w:val="808080"/>
          <w:sz w:val="18"/>
          <w:szCs w:val="18"/>
        </w:rPr>
        <w:t>.</w:t>
      </w:r>
    </w:p>
    <w:p w14:paraId="6E54492F" w14:textId="77777777" w:rsidR="000D0F26" w:rsidRPr="000D0F26" w:rsidRDefault="000D0F26" w:rsidP="000D0F26">
      <w:pPr>
        <w:spacing w:after="0" w:line="240" w:lineRule="auto"/>
        <w:ind w:left="360"/>
        <w:jc w:val="both"/>
        <w:rPr>
          <w:rFonts w:ascii="Arial" w:hAnsi="Arial"/>
          <w:color w:val="808080"/>
          <w:sz w:val="24"/>
          <w:szCs w:val="24"/>
        </w:rPr>
      </w:pPr>
    </w:p>
    <w:p w14:paraId="0C2BF8BC" w14:textId="36D216E6" w:rsidR="00EF706F" w:rsidRDefault="00EF706F" w:rsidP="002F1C51">
      <w:pPr>
        <w:pStyle w:val="Heading1"/>
        <w:spacing w:after="0"/>
        <w:ind w:left="567" w:hanging="567"/>
      </w:pPr>
      <w:bookmarkStart w:id="99" w:name="_Toc195708179"/>
      <w:r>
        <w:t>DISPUTE RESOLUTION</w:t>
      </w:r>
      <w:bookmarkEnd w:id="99"/>
    </w:p>
    <w:p w14:paraId="34C54FD8" w14:textId="77777777" w:rsidR="002F1C51" w:rsidRPr="002F1C51" w:rsidRDefault="002F1C51" w:rsidP="002F1C51">
      <w:pPr>
        <w:spacing w:after="0"/>
      </w:pPr>
    </w:p>
    <w:p w14:paraId="0DF203FD" w14:textId="77777777" w:rsidR="00EF706F" w:rsidRPr="00C33961" w:rsidRDefault="00EF706F" w:rsidP="00DA00D3">
      <w:pPr>
        <w:pStyle w:val="Heading2"/>
        <w:numPr>
          <w:ilvl w:val="1"/>
          <w:numId w:val="1"/>
        </w:numPr>
        <w:spacing w:after="0"/>
        <w:ind w:left="567" w:hanging="567"/>
      </w:pPr>
      <w:bookmarkStart w:id="100" w:name="_Toc195708180"/>
      <w:r>
        <w:t>Informal</w:t>
      </w:r>
      <w:bookmarkEnd w:id="100"/>
    </w:p>
    <w:p w14:paraId="006710FD" w14:textId="77777777" w:rsidR="002F1C51" w:rsidRDefault="002F1C51" w:rsidP="002F1C51">
      <w:pPr>
        <w:spacing w:after="0"/>
        <w:rPr>
          <w:rFonts w:ascii="Arial" w:hAnsi="Arial" w:cs="Arial"/>
          <w:color w:val="808080" w:themeColor="background1" w:themeShade="80"/>
          <w:sz w:val="18"/>
          <w:szCs w:val="18"/>
        </w:rPr>
      </w:pPr>
    </w:p>
    <w:p w14:paraId="73A68ADB" w14:textId="797C86DB" w:rsidR="00EA0811" w:rsidRDefault="00EA0811" w:rsidP="00EA0811">
      <w:p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color w:val="808080" w:themeColor="background1" w:themeShade="80"/>
          <w:sz w:val="18"/>
          <w:szCs w:val="18"/>
          <w:lang w:eastAsia="en-ZA"/>
        </w:rPr>
        <w:t xml:space="preserve">If the Parties are unable to resolve any dispute arising from this Agreement through joint cooperation or discussion between the individuals directly involved in the execution of this Agreement, within </w:t>
      </w:r>
      <w:r w:rsidRPr="00EA0811">
        <w:rPr>
          <w:rFonts w:ascii="Arial" w:eastAsia="Times New Roman" w:hAnsi="Arial" w:cs="Arial"/>
          <w:b/>
          <w:bCs/>
          <w:color w:val="808080" w:themeColor="background1" w:themeShade="80"/>
          <w:sz w:val="18"/>
          <w:szCs w:val="18"/>
          <w:lang w:eastAsia="en-ZA"/>
        </w:rPr>
        <w:t>7 (seven)</w:t>
      </w:r>
      <w:r w:rsidRPr="00EA0811">
        <w:rPr>
          <w:rFonts w:ascii="Arial" w:eastAsia="Times New Roman" w:hAnsi="Arial" w:cs="Arial"/>
          <w:color w:val="808080" w:themeColor="background1" w:themeShade="80"/>
          <w:sz w:val="18"/>
          <w:szCs w:val="18"/>
          <w:lang w:eastAsia="en-ZA"/>
        </w:rPr>
        <w:t xml:space="preserve"> days of the dispute arising, or such extended period as the Parties may agree in writing, the dispute shall be referred to the most senior executives of the Parties, who shall make reasonable efforts to resolve the dispute within </w:t>
      </w:r>
      <w:r w:rsidRPr="00EA0811">
        <w:rPr>
          <w:rFonts w:ascii="Arial" w:eastAsia="Times New Roman" w:hAnsi="Arial" w:cs="Arial"/>
          <w:b/>
          <w:bCs/>
          <w:color w:val="808080" w:themeColor="background1" w:themeShade="80"/>
          <w:sz w:val="18"/>
          <w:szCs w:val="18"/>
          <w:lang w:eastAsia="en-ZA"/>
        </w:rPr>
        <w:t>5 (five)</w:t>
      </w:r>
      <w:r w:rsidRPr="00EA0811">
        <w:rPr>
          <w:rFonts w:ascii="Arial" w:eastAsia="Times New Roman" w:hAnsi="Arial" w:cs="Arial"/>
          <w:color w:val="808080" w:themeColor="background1" w:themeShade="80"/>
          <w:sz w:val="18"/>
          <w:szCs w:val="18"/>
          <w:lang w:eastAsia="en-ZA"/>
        </w:rPr>
        <w:t xml:space="preserve"> days after it has been referred to them in writing.</w:t>
      </w:r>
    </w:p>
    <w:p w14:paraId="394E7A5E" w14:textId="77777777" w:rsidR="00EA0811" w:rsidRPr="00EA0811" w:rsidRDefault="00EA0811" w:rsidP="00EA0811">
      <w:pPr>
        <w:spacing w:after="0" w:line="240" w:lineRule="auto"/>
        <w:rPr>
          <w:rFonts w:ascii="Arial" w:eastAsia="Times New Roman" w:hAnsi="Arial" w:cs="Arial"/>
          <w:color w:val="808080" w:themeColor="background1" w:themeShade="80"/>
          <w:sz w:val="18"/>
          <w:szCs w:val="18"/>
          <w:lang w:eastAsia="en-ZA"/>
        </w:rPr>
      </w:pPr>
    </w:p>
    <w:p w14:paraId="031E3638" w14:textId="56039480" w:rsidR="00562CCD" w:rsidRPr="00B055F6" w:rsidRDefault="00EA0811" w:rsidP="00B055F6">
      <w:p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color w:val="808080" w:themeColor="background1" w:themeShade="80"/>
          <w:sz w:val="18"/>
          <w:szCs w:val="18"/>
          <w:lang w:eastAsia="en-ZA"/>
        </w:rPr>
        <w:t xml:space="preserve">If the dispute is not resolved through this process, it shall be referred to arbitration in accordance with the provisions set out in </w:t>
      </w:r>
      <w:r w:rsidRPr="00EA0811">
        <w:rPr>
          <w:rFonts w:ascii="Arial" w:eastAsia="Times New Roman" w:hAnsi="Arial" w:cs="Arial"/>
          <w:b/>
          <w:bCs/>
          <w:color w:val="808080" w:themeColor="background1" w:themeShade="80"/>
          <w:sz w:val="18"/>
          <w:szCs w:val="18"/>
          <w:lang w:eastAsia="en-ZA"/>
        </w:rPr>
        <w:t>Clause 12.2</w:t>
      </w:r>
      <w:r w:rsidRPr="00EA0811">
        <w:rPr>
          <w:rFonts w:ascii="Arial" w:eastAsia="Times New Roman" w:hAnsi="Arial" w:cs="Arial"/>
          <w:color w:val="808080" w:themeColor="background1" w:themeShade="80"/>
          <w:sz w:val="18"/>
          <w:szCs w:val="18"/>
          <w:lang w:eastAsia="en-ZA"/>
        </w:rPr>
        <w:t xml:space="preserve"> below.</w:t>
      </w:r>
    </w:p>
    <w:p w14:paraId="1BFA92BD" w14:textId="77777777" w:rsidR="000D0F26" w:rsidRPr="003E36F9" w:rsidRDefault="000D0F26" w:rsidP="002F1C51">
      <w:pPr>
        <w:spacing w:after="0"/>
        <w:rPr>
          <w:rFonts w:ascii="Arial" w:hAnsi="Arial" w:cs="Arial"/>
          <w:color w:val="808080" w:themeColor="background1" w:themeShade="80"/>
          <w:sz w:val="24"/>
          <w:szCs w:val="24"/>
        </w:rPr>
      </w:pPr>
    </w:p>
    <w:p w14:paraId="4004590F" w14:textId="5CDCC2E1" w:rsidR="00EF706F" w:rsidRDefault="00EF706F" w:rsidP="00DA00D3">
      <w:pPr>
        <w:pStyle w:val="Heading2"/>
        <w:numPr>
          <w:ilvl w:val="1"/>
          <w:numId w:val="1"/>
        </w:numPr>
        <w:spacing w:after="0"/>
        <w:ind w:left="567" w:hanging="567"/>
      </w:pPr>
      <w:bookmarkStart w:id="101" w:name="_Toc195708181"/>
      <w:r>
        <w:t>Arbitration</w:t>
      </w:r>
      <w:bookmarkEnd w:id="101"/>
    </w:p>
    <w:p w14:paraId="1C2D0FC4" w14:textId="77777777" w:rsidR="002F1C51" w:rsidRPr="002F1C51" w:rsidRDefault="002F1C51" w:rsidP="002F1C51">
      <w:pPr>
        <w:spacing w:after="0"/>
      </w:pPr>
    </w:p>
    <w:p w14:paraId="06034848" w14:textId="77777777" w:rsidR="00EA0811" w:rsidRPr="00EA0811" w:rsidRDefault="00EA0811" w:rsidP="00EA0811">
      <w:p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color w:val="808080" w:themeColor="background1" w:themeShade="80"/>
          <w:sz w:val="18"/>
          <w:szCs w:val="18"/>
          <w:lang w:eastAsia="en-ZA"/>
        </w:rPr>
        <w:t>If the Parties agree to refer the dispute to arbitration, each Party:</w:t>
      </w:r>
    </w:p>
    <w:p w14:paraId="60A84D94" w14:textId="77777777" w:rsidR="00EA0811" w:rsidRDefault="00EA0811" w:rsidP="00566F74">
      <w:pPr>
        <w:pStyle w:val="ListParagraph"/>
        <w:numPr>
          <w:ilvl w:val="0"/>
          <w:numId w:val="12"/>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Agrees</w:t>
      </w:r>
      <w:r w:rsidRPr="00EA0811">
        <w:rPr>
          <w:rFonts w:ascii="Arial" w:eastAsia="Times New Roman" w:hAnsi="Arial" w:cs="Arial"/>
          <w:color w:val="808080" w:themeColor="background1" w:themeShade="80"/>
          <w:sz w:val="18"/>
          <w:szCs w:val="18"/>
          <w:lang w:eastAsia="en-ZA"/>
        </w:rPr>
        <w:t xml:space="preserve"> that the arbitration will be held at a mutually agreed venue, in accordance with the current rules of AFSA (“the Rules”), by </w:t>
      </w:r>
      <w:r w:rsidRPr="00EA0811">
        <w:rPr>
          <w:rFonts w:ascii="Arial" w:eastAsia="Times New Roman" w:hAnsi="Arial" w:cs="Arial"/>
          <w:b/>
          <w:bCs/>
          <w:color w:val="808080" w:themeColor="background1" w:themeShade="80"/>
          <w:sz w:val="18"/>
          <w:szCs w:val="18"/>
          <w:lang w:eastAsia="en-ZA"/>
        </w:rPr>
        <w:t>1 (one)</w:t>
      </w:r>
      <w:r w:rsidRPr="00EA0811">
        <w:rPr>
          <w:rFonts w:ascii="Arial" w:eastAsia="Times New Roman" w:hAnsi="Arial" w:cs="Arial"/>
          <w:color w:val="808080" w:themeColor="background1" w:themeShade="80"/>
          <w:sz w:val="18"/>
          <w:szCs w:val="18"/>
          <w:lang w:eastAsia="en-ZA"/>
        </w:rPr>
        <w:t xml:space="preserve"> arbitrator appointed by agreement between the Parties. If the Parties cannot agree on the arbitrator within </w:t>
      </w:r>
      <w:r w:rsidRPr="00EA0811">
        <w:rPr>
          <w:rFonts w:ascii="Arial" w:eastAsia="Times New Roman" w:hAnsi="Arial" w:cs="Arial"/>
          <w:b/>
          <w:bCs/>
          <w:color w:val="808080" w:themeColor="background1" w:themeShade="80"/>
          <w:sz w:val="18"/>
          <w:szCs w:val="18"/>
          <w:lang w:eastAsia="en-ZA"/>
        </w:rPr>
        <w:t>10 (ten)</w:t>
      </w:r>
      <w:r w:rsidRPr="00EA0811">
        <w:rPr>
          <w:rFonts w:ascii="Arial" w:eastAsia="Times New Roman" w:hAnsi="Arial" w:cs="Arial"/>
          <w:color w:val="808080" w:themeColor="background1" w:themeShade="80"/>
          <w:sz w:val="18"/>
          <w:szCs w:val="18"/>
          <w:lang w:eastAsia="en-ZA"/>
        </w:rPr>
        <w:t xml:space="preserve"> business days from the date they agree in writing to refer the dispute to arbitration, the arbitrator shall be appointed by the Secretariat of AFSA.</w:t>
      </w:r>
    </w:p>
    <w:p w14:paraId="3AFBA7BD" w14:textId="77777777" w:rsidR="00EA0811" w:rsidRDefault="00EA0811" w:rsidP="00566F74">
      <w:pPr>
        <w:pStyle w:val="ListParagraph"/>
        <w:numPr>
          <w:ilvl w:val="0"/>
          <w:numId w:val="12"/>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Expressly consents</w:t>
      </w:r>
      <w:r w:rsidRPr="00EA0811">
        <w:rPr>
          <w:rFonts w:ascii="Arial" w:eastAsia="Times New Roman" w:hAnsi="Arial" w:cs="Arial"/>
          <w:color w:val="808080" w:themeColor="background1" w:themeShade="80"/>
          <w:sz w:val="18"/>
          <w:szCs w:val="18"/>
          <w:lang w:eastAsia="en-ZA"/>
        </w:rPr>
        <w:t xml:space="preserve"> to any arbitration under this clause being conducted as a matter of urgency and irrevocably authorizes the other Party to apply on behalf of both Parties to the Secretariat of AFSA, in terms of Article 23(1) of the Rules, for the arbitration to be conducted on an urgent basis.</w:t>
      </w:r>
    </w:p>
    <w:p w14:paraId="31A03397" w14:textId="77777777" w:rsidR="00EA0811" w:rsidRDefault="00EA0811" w:rsidP="00566F74">
      <w:pPr>
        <w:pStyle w:val="ListParagraph"/>
        <w:numPr>
          <w:ilvl w:val="0"/>
          <w:numId w:val="12"/>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Final and Binding Decision</w:t>
      </w:r>
      <w:r w:rsidRPr="00EA0811">
        <w:rPr>
          <w:rFonts w:ascii="Arial" w:eastAsia="Times New Roman" w:hAnsi="Arial" w:cs="Arial"/>
          <w:color w:val="808080" w:themeColor="background1" w:themeShade="80"/>
          <w:sz w:val="18"/>
          <w:szCs w:val="18"/>
          <w:lang w:eastAsia="en-ZA"/>
        </w:rPr>
        <w:t>: Subject to the clause below, the decision or award resulting from the arbitration shall be final and binding on the Parties, and may be made an order of court at the instance of either Party. The Parties irrevocably submit to the jurisdiction of the South Gauteng High Court of the Republic of South Africa (Johannesburg) should either Party wish to make the arbitrator’s award an order of court.</w:t>
      </w:r>
    </w:p>
    <w:p w14:paraId="0648F7F4" w14:textId="77777777" w:rsidR="00EA0811" w:rsidRDefault="00EA0811" w:rsidP="00566F74">
      <w:pPr>
        <w:pStyle w:val="ListParagraph"/>
        <w:numPr>
          <w:ilvl w:val="0"/>
          <w:numId w:val="12"/>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Right of Appeal</w:t>
      </w:r>
      <w:r w:rsidRPr="00EA0811">
        <w:rPr>
          <w:rFonts w:ascii="Arial" w:eastAsia="Times New Roman" w:hAnsi="Arial" w:cs="Arial"/>
          <w:color w:val="808080" w:themeColor="background1" w:themeShade="80"/>
          <w:sz w:val="18"/>
          <w:szCs w:val="18"/>
          <w:lang w:eastAsia="en-ZA"/>
        </w:rPr>
        <w:t>: There shall be a right of appeal as provided for in Article 22 of the Rules.</w:t>
      </w:r>
    </w:p>
    <w:p w14:paraId="25723A73" w14:textId="77777777" w:rsidR="00EA0811" w:rsidRDefault="00EA0811" w:rsidP="00566F74">
      <w:pPr>
        <w:pStyle w:val="ListParagraph"/>
        <w:numPr>
          <w:ilvl w:val="0"/>
          <w:numId w:val="12"/>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Confidentiality</w:t>
      </w:r>
      <w:r w:rsidRPr="00EA0811">
        <w:rPr>
          <w:rFonts w:ascii="Arial" w:eastAsia="Times New Roman" w:hAnsi="Arial" w:cs="Arial"/>
          <w:color w:val="808080" w:themeColor="background1" w:themeShade="80"/>
          <w:sz w:val="18"/>
          <w:szCs w:val="18"/>
          <w:lang w:eastAsia="en-ZA"/>
        </w:rPr>
        <w:t>: The arbitration will be held in camera, conducted in English, and will be kept confidential by the Parties.</w:t>
      </w:r>
    </w:p>
    <w:p w14:paraId="304A7BDE" w14:textId="114EBF62" w:rsidR="003D1B6C" w:rsidRPr="00EA0811" w:rsidRDefault="00EA0811" w:rsidP="00566F74">
      <w:pPr>
        <w:pStyle w:val="ListParagraph"/>
        <w:numPr>
          <w:ilvl w:val="0"/>
          <w:numId w:val="12"/>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Interim Relief</w:t>
      </w:r>
      <w:r w:rsidRPr="00EA0811">
        <w:rPr>
          <w:rFonts w:ascii="Arial" w:eastAsia="Times New Roman" w:hAnsi="Arial" w:cs="Arial"/>
          <w:color w:val="808080" w:themeColor="background1" w:themeShade="80"/>
          <w:sz w:val="18"/>
          <w:szCs w:val="18"/>
          <w:lang w:eastAsia="en-ZA"/>
        </w:rPr>
        <w:t xml:space="preserve">: The provisions of this clause shall not preclude any Party from seeking access to an appropriate court for interim relief in the form of an interdict, mandamus, or order for specific performance pending the outcome of the mediation or arbitration, or in respect of such mediation or arbitration. For this </w:t>
      </w:r>
      <w:r w:rsidRPr="00EA0811">
        <w:rPr>
          <w:rFonts w:ascii="Arial" w:eastAsia="Times New Roman" w:hAnsi="Arial" w:cs="Arial"/>
          <w:color w:val="808080" w:themeColor="background1" w:themeShade="80"/>
          <w:sz w:val="18"/>
          <w:szCs w:val="18"/>
          <w:lang w:eastAsia="en-ZA"/>
        </w:rPr>
        <w:lastRenderedPageBreak/>
        <w:t>purpose, the Parties irrevocably submit to the jurisdiction of the South Gauteng High Court of the Republic of South Africa (Johannesburg).</w:t>
      </w:r>
    </w:p>
    <w:p w14:paraId="7B6A3140" w14:textId="77777777" w:rsidR="0001162A" w:rsidRPr="00EF706F" w:rsidRDefault="0001162A" w:rsidP="0001162A">
      <w:pPr>
        <w:spacing w:after="0"/>
      </w:pPr>
    </w:p>
    <w:p w14:paraId="1C19A2E7" w14:textId="77777777" w:rsidR="00942948" w:rsidRPr="00942948" w:rsidRDefault="00942948" w:rsidP="0001162A">
      <w:pPr>
        <w:pStyle w:val="Heading1"/>
        <w:spacing w:after="0"/>
        <w:ind w:left="567" w:hanging="567"/>
      </w:pPr>
      <w:bookmarkStart w:id="102" w:name="_Toc195708182"/>
      <w:r>
        <w:t>LIMITATION OF LIABILTY</w:t>
      </w:r>
      <w:bookmarkEnd w:id="102"/>
    </w:p>
    <w:p w14:paraId="3125A48B" w14:textId="77777777" w:rsidR="0001162A" w:rsidRDefault="0001162A" w:rsidP="0001162A">
      <w:pPr>
        <w:spacing w:after="0"/>
        <w:rPr>
          <w:rFonts w:ascii="Arial" w:hAnsi="Arial" w:cs="Arial"/>
          <w:color w:val="808080" w:themeColor="background1" w:themeShade="80"/>
          <w:sz w:val="18"/>
          <w:szCs w:val="18"/>
        </w:rPr>
      </w:pPr>
    </w:p>
    <w:p w14:paraId="53791EA9" w14:textId="77777777" w:rsidR="00EA0811" w:rsidRDefault="00EA0811" w:rsidP="00566F74">
      <w:pPr>
        <w:pStyle w:val="ListParagraph"/>
        <w:numPr>
          <w:ilvl w:val="0"/>
          <w:numId w:val="15"/>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Supplier's Responsibility</w:t>
      </w:r>
      <w:r w:rsidRPr="00EA0811">
        <w:rPr>
          <w:rFonts w:ascii="Arial" w:eastAsia="Times New Roman" w:hAnsi="Arial" w:cs="Arial"/>
          <w:color w:val="808080" w:themeColor="background1" w:themeShade="80"/>
          <w:sz w:val="18"/>
          <w:szCs w:val="18"/>
          <w:lang w:eastAsia="en-ZA"/>
        </w:rPr>
        <w:t>: The Supplier shall not be responsible for any damages arising from the failure of the Client, its Affiliates, or other Suppliers to perform their respective responsibilities.</w:t>
      </w:r>
    </w:p>
    <w:p w14:paraId="395EC301" w14:textId="7E0651B2" w:rsidR="00EA0811" w:rsidRPr="00EA0811" w:rsidRDefault="00EA0811" w:rsidP="00566F74">
      <w:pPr>
        <w:pStyle w:val="ListParagraph"/>
        <w:numPr>
          <w:ilvl w:val="0"/>
          <w:numId w:val="15"/>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Limitation of Liability</w:t>
      </w:r>
      <w:r w:rsidRPr="00EA0811">
        <w:rPr>
          <w:rFonts w:ascii="Arial" w:eastAsia="Times New Roman" w:hAnsi="Arial" w:cs="Arial"/>
          <w:color w:val="808080" w:themeColor="background1" w:themeShade="80"/>
          <w:sz w:val="18"/>
          <w:szCs w:val="18"/>
          <w:lang w:eastAsia="en-ZA"/>
        </w:rPr>
        <w:t>:</w:t>
      </w:r>
    </w:p>
    <w:p w14:paraId="1C01973B" w14:textId="041375F3" w:rsidR="00EA0811" w:rsidRDefault="00EA0811" w:rsidP="00566F74">
      <w:pPr>
        <w:pStyle w:val="ListParagraph"/>
        <w:numPr>
          <w:ilvl w:val="0"/>
          <w:numId w:val="17"/>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color w:val="808080" w:themeColor="background1" w:themeShade="80"/>
          <w:sz w:val="18"/>
          <w:szCs w:val="18"/>
          <w:lang w:eastAsia="en-ZA"/>
        </w:rPr>
        <w:t>Neither Party shall be liable to the other Party, whether under indemnity or otherwise, for any loss or damage suffered by the other Party to the extent that such loss or damage arises, in whole or in part, from any act or omission of the other Party or its Affilia</w:t>
      </w:r>
      <w:r>
        <w:rPr>
          <w:rFonts w:ascii="Arial" w:eastAsia="Times New Roman" w:hAnsi="Arial" w:cs="Arial"/>
          <w:color w:val="808080" w:themeColor="background1" w:themeShade="80"/>
          <w:sz w:val="18"/>
          <w:szCs w:val="18"/>
          <w:lang w:eastAsia="en-ZA"/>
        </w:rPr>
        <w:t>.</w:t>
      </w:r>
    </w:p>
    <w:p w14:paraId="58F5710A" w14:textId="25A879F1" w:rsidR="00EA0811" w:rsidRPr="00EA0811" w:rsidRDefault="00EA0811" w:rsidP="00566F74">
      <w:pPr>
        <w:pStyle w:val="ListParagraph"/>
        <w:numPr>
          <w:ilvl w:val="0"/>
          <w:numId w:val="17"/>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color w:val="808080" w:themeColor="background1" w:themeShade="80"/>
          <w:sz w:val="18"/>
          <w:szCs w:val="18"/>
          <w:lang w:eastAsia="en-ZA"/>
        </w:rPr>
        <w:t xml:space="preserve">Notwithstanding any provision to the contrary in this Agreement, the Supplier’s total liability to the Client, for all claims, actions, and occurrences arising under this Agreement or any Service Schedule forming part thereof, during each contract year, shall be limited to a sum equal to </w:t>
      </w:r>
      <w:r w:rsidRPr="00EA0811">
        <w:rPr>
          <w:rFonts w:ascii="Arial" w:eastAsia="Times New Roman" w:hAnsi="Arial" w:cs="Arial"/>
          <w:b/>
          <w:bCs/>
          <w:color w:val="808080" w:themeColor="background1" w:themeShade="80"/>
          <w:sz w:val="18"/>
          <w:szCs w:val="18"/>
          <w:lang w:eastAsia="en-ZA"/>
        </w:rPr>
        <w:t>12 (twelve) months' Fees</w:t>
      </w:r>
      <w:r w:rsidRPr="00EA0811">
        <w:rPr>
          <w:rFonts w:ascii="Arial" w:eastAsia="Times New Roman" w:hAnsi="Arial" w:cs="Arial"/>
          <w:color w:val="808080" w:themeColor="background1" w:themeShade="80"/>
          <w:sz w:val="18"/>
          <w:szCs w:val="18"/>
          <w:lang w:eastAsia="en-ZA"/>
        </w:rPr>
        <w:t xml:space="preserve"> as set out under this Agreement, except in the case of gross negligence, wilful misconduct, or losses arising therefrom.</w:t>
      </w:r>
    </w:p>
    <w:p w14:paraId="5AFE6C3D" w14:textId="0F14A3CF" w:rsidR="00EA0811" w:rsidRPr="00EA0811" w:rsidRDefault="00EA0811" w:rsidP="00566F74">
      <w:pPr>
        <w:pStyle w:val="ListParagraph"/>
        <w:numPr>
          <w:ilvl w:val="0"/>
          <w:numId w:val="16"/>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Exclusion of Special or Indirect Damages</w:t>
      </w:r>
      <w:r w:rsidRPr="00EA0811">
        <w:rPr>
          <w:rFonts w:ascii="Arial" w:eastAsia="Times New Roman" w:hAnsi="Arial" w:cs="Arial"/>
          <w:color w:val="808080" w:themeColor="background1" w:themeShade="80"/>
          <w:sz w:val="18"/>
          <w:szCs w:val="18"/>
          <w:lang w:eastAsia="en-ZA"/>
        </w:rPr>
        <w:t>: Neither Party shall be liable to the other for:</w:t>
      </w:r>
    </w:p>
    <w:p w14:paraId="6D8B57AB" w14:textId="564229C1" w:rsidR="00EA0811" w:rsidRPr="00EA0811" w:rsidRDefault="00EA0811" w:rsidP="00566F74">
      <w:pPr>
        <w:pStyle w:val="ListParagraph"/>
        <w:numPr>
          <w:ilvl w:val="0"/>
          <w:numId w:val="18"/>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color w:val="808080" w:themeColor="background1" w:themeShade="80"/>
          <w:sz w:val="18"/>
          <w:szCs w:val="18"/>
          <w:lang w:eastAsia="en-ZA"/>
        </w:rPr>
        <w:t>Any special or indirect damages, whether or not within the contemplation of the Parties; and/or</w:t>
      </w:r>
    </w:p>
    <w:p w14:paraId="15AF3076" w14:textId="774E8AFA" w:rsidR="00EA0811" w:rsidRPr="00EA0811" w:rsidRDefault="00EA0811" w:rsidP="00566F74">
      <w:pPr>
        <w:pStyle w:val="ListParagraph"/>
        <w:numPr>
          <w:ilvl w:val="0"/>
          <w:numId w:val="18"/>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color w:val="808080" w:themeColor="background1" w:themeShade="80"/>
          <w:sz w:val="18"/>
          <w:szCs w:val="18"/>
          <w:lang w:eastAsia="en-ZA"/>
        </w:rPr>
        <w:t>Loss of income or profit, howsoever arising, unless such loss or damage is the direct result of a Party’s gross negligence or wilful misconduct.</w:t>
      </w:r>
    </w:p>
    <w:p w14:paraId="59B0124E" w14:textId="1EB46990" w:rsidR="0001162A" w:rsidRPr="000D0F26" w:rsidRDefault="00EA0811" w:rsidP="00566F74">
      <w:pPr>
        <w:pStyle w:val="ListParagraph"/>
        <w:numPr>
          <w:ilvl w:val="0"/>
          <w:numId w:val="16"/>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Indemnification</w:t>
      </w:r>
      <w:r w:rsidRPr="00EA0811">
        <w:rPr>
          <w:rFonts w:ascii="Arial" w:eastAsia="Times New Roman" w:hAnsi="Arial" w:cs="Arial"/>
          <w:color w:val="808080" w:themeColor="background1" w:themeShade="80"/>
          <w:sz w:val="18"/>
          <w:szCs w:val="18"/>
          <w:lang w:eastAsia="en-ZA"/>
        </w:rPr>
        <w:t>: Each Party shall fully indemnify the other Party against any injury or death resulting from the negligent or wilful acts or omissions of such Party, or its employees or agents, acting within the scope of their employment pursuant to this Agreement.</w:t>
      </w:r>
    </w:p>
    <w:p w14:paraId="0A277B86" w14:textId="77777777" w:rsidR="0001162A" w:rsidRPr="000D0F26" w:rsidRDefault="0001162A" w:rsidP="0001162A">
      <w:pPr>
        <w:spacing w:after="0"/>
        <w:rPr>
          <w:rFonts w:ascii="Arial" w:hAnsi="Arial" w:cs="Arial"/>
          <w:color w:val="808080" w:themeColor="background1" w:themeShade="80"/>
          <w:sz w:val="24"/>
          <w:szCs w:val="24"/>
        </w:rPr>
      </w:pPr>
    </w:p>
    <w:p w14:paraId="72CBE2C4" w14:textId="77777777" w:rsidR="00942948" w:rsidRPr="00942948" w:rsidRDefault="00942948" w:rsidP="0001162A">
      <w:pPr>
        <w:pStyle w:val="Heading1"/>
        <w:spacing w:after="0"/>
        <w:ind w:left="567" w:hanging="567"/>
      </w:pPr>
      <w:bookmarkStart w:id="103" w:name="_Toc195708183"/>
      <w:r>
        <w:t>DURATION &amp; TERMINATION</w:t>
      </w:r>
      <w:bookmarkEnd w:id="103"/>
    </w:p>
    <w:p w14:paraId="0F72E277" w14:textId="77777777" w:rsidR="0001162A" w:rsidRDefault="0001162A" w:rsidP="0001162A">
      <w:pPr>
        <w:spacing w:after="0"/>
        <w:rPr>
          <w:rFonts w:ascii="Arial" w:hAnsi="Arial" w:cs="Arial"/>
          <w:color w:val="808080" w:themeColor="background1" w:themeShade="80"/>
          <w:sz w:val="18"/>
          <w:szCs w:val="18"/>
        </w:rPr>
      </w:pPr>
    </w:p>
    <w:p w14:paraId="0AC3C801" w14:textId="74AADD21" w:rsidR="0001162A" w:rsidRPr="00EA0811" w:rsidRDefault="00EA0811" w:rsidP="0001162A">
      <w:pPr>
        <w:spacing w:after="0"/>
        <w:rPr>
          <w:rFonts w:ascii="Arial" w:hAnsi="Arial" w:cs="Arial"/>
          <w:color w:val="808080" w:themeColor="background1" w:themeShade="80"/>
          <w:sz w:val="18"/>
          <w:szCs w:val="18"/>
        </w:rPr>
      </w:pPr>
      <w:r w:rsidRPr="00EA0811">
        <w:rPr>
          <w:rFonts w:ascii="Arial" w:hAnsi="Arial" w:cs="Arial"/>
          <w:color w:val="808080" w:themeColor="background1" w:themeShade="80"/>
          <w:sz w:val="18"/>
          <w:szCs w:val="18"/>
        </w:rPr>
        <w:t>The Hosting Agreement shall be effective on a month-to-month basis, commencing on the Commencement Date and continuing thereafter until terminated by either Party in accordance with the termination provisions of this Agreement.</w:t>
      </w:r>
    </w:p>
    <w:p w14:paraId="18612C9E" w14:textId="77777777" w:rsidR="0001162A" w:rsidRPr="000D0F26" w:rsidRDefault="0001162A" w:rsidP="0001162A">
      <w:pPr>
        <w:spacing w:after="0"/>
        <w:rPr>
          <w:rFonts w:ascii="Arial" w:hAnsi="Arial" w:cs="Arial"/>
          <w:color w:val="808080" w:themeColor="background1" w:themeShade="80"/>
          <w:sz w:val="24"/>
          <w:szCs w:val="24"/>
        </w:rPr>
      </w:pPr>
    </w:p>
    <w:p w14:paraId="54DDEDE3" w14:textId="77777777" w:rsidR="00942948" w:rsidRPr="00942948" w:rsidRDefault="00E134E5" w:rsidP="00DA00D3">
      <w:pPr>
        <w:pStyle w:val="Heading2"/>
        <w:numPr>
          <w:ilvl w:val="1"/>
          <w:numId w:val="1"/>
        </w:numPr>
        <w:spacing w:after="0"/>
        <w:ind w:left="567" w:hanging="567"/>
      </w:pPr>
      <w:bookmarkStart w:id="104" w:name="_Toc195708184"/>
      <w:r>
        <w:t>Payment on T</w:t>
      </w:r>
      <w:r w:rsidR="00942948">
        <w:t>ermination</w:t>
      </w:r>
      <w:bookmarkEnd w:id="104"/>
    </w:p>
    <w:p w14:paraId="55BC9953" w14:textId="77777777" w:rsidR="0001162A" w:rsidRDefault="0001162A" w:rsidP="0001162A">
      <w:pPr>
        <w:spacing w:after="0"/>
        <w:rPr>
          <w:rFonts w:ascii="Arial" w:hAnsi="Arial" w:cs="Arial"/>
          <w:color w:val="808080" w:themeColor="background1" w:themeShade="80"/>
          <w:sz w:val="18"/>
          <w:szCs w:val="18"/>
        </w:rPr>
      </w:pPr>
    </w:p>
    <w:p w14:paraId="22FA8E5C" w14:textId="59F40924" w:rsidR="00392C00" w:rsidRDefault="00EA0811" w:rsidP="0001162A">
      <w:pPr>
        <w:spacing w:after="0"/>
        <w:rPr>
          <w:rFonts w:ascii="Arial" w:hAnsi="Arial" w:cs="Arial"/>
          <w:color w:val="808080" w:themeColor="background1" w:themeShade="80"/>
          <w:sz w:val="18"/>
          <w:szCs w:val="18"/>
        </w:rPr>
      </w:pPr>
      <w:r w:rsidRPr="00EA0811">
        <w:rPr>
          <w:rFonts w:ascii="Arial" w:hAnsi="Arial" w:cs="Arial"/>
          <w:color w:val="808080" w:themeColor="background1" w:themeShade="80"/>
          <w:sz w:val="18"/>
          <w:szCs w:val="18"/>
        </w:rPr>
        <w:t>In the event of termination of this Agreement for any reason, the Supplier shall be entitled to receive payment for all fees and reimbursable expenses due for services rendered up to the effective date of termination. Such payments shall be made in accordance with the terms of this Agreement.</w:t>
      </w:r>
    </w:p>
    <w:p w14:paraId="2671B93A" w14:textId="77777777" w:rsidR="00392C00" w:rsidRPr="000D0F26" w:rsidRDefault="00392C00" w:rsidP="0001162A">
      <w:pPr>
        <w:spacing w:after="0"/>
        <w:rPr>
          <w:rFonts w:ascii="Arial" w:hAnsi="Arial" w:cs="Arial"/>
          <w:color w:val="808080" w:themeColor="background1" w:themeShade="80"/>
          <w:sz w:val="24"/>
          <w:szCs w:val="24"/>
        </w:rPr>
      </w:pPr>
    </w:p>
    <w:p w14:paraId="23E49297" w14:textId="1476DED2" w:rsidR="00942948" w:rsidRPr="00434D17" w:rsidRDefault="00B055F6" w:rsidP="00B055F6">
      <w:pPr>
        <w:pStyle w:val="Heading3"/>
        <w:numPr>
          <w:ilvl w:val="0"/>
          <w:numId w:val="0"/>
        </w:numPr>
        <w:spacing w:after="0"/>
        <w:rPr>
          <w:sz w:val="24"/>
        </w:rPr>
      </w:pPr>
      <w:bookmarkStart w:id="105" w:name="_Toc15906923"/>
      <w:bookmarkStart w:id="106" w:name="_Toc15907447"/>
      <w:bookmarkStart w:id="107" w:name="_Toc15908461"/>
      <w:bookmarkStart w:id="108" w:name="_Toc15923498"/>
      <w:bookmarkStart w:id="109" w:name="_Toc15925200"/>
      <w:bookmarkStart w:id="110" w:name="_Toc15926955"/>
      <w:bookmarkStart w:id="111" w:name="_Toc15929672"/>
      <w:bookmarkStart w:id="112" w:name="_Toc195708185"/>
      <w:r>
        <w:rPr>
          <w:sz w:val="24"/>
        </w:rPr>
        <w:t>14.2</w:t>
      </w:r>
      <w:r>
        <w:rPr>
          <w:sz w:val="24"/>
        </w:rPr>
        <w:tab/>
      </w:r>
      <w:r w:rsidR="00942948" w:rsidRPr="00434D17">
        <w:rPr>
          <w:sz w:val="24"/>
        </w:rPr>
        <w:t>Consequences of Termination</w:t>
      </w:r>
      <w:bookmarkEnd w:id="105"/>
      <w:bookmarkEnd w:id="106"/>
      <w:bookmarkEnd w:id="107"/>
      <w:bookmarkEnd w:id="108"/>
      <w:bookmarkEnd w:id="109"/>
      <w:bookmarkEnd w:id="110"/>
      <w:bookmarkEnd w:id="111"/>
      <w:bookmarkEnd w:id="112"/>
    </w:p>
    <w:p w14:paraId="4C3A4A6B" w14:textId="77777777" w:rsidR="0001162A" w:rsidRDefault="0001162A" w:rsidP="0001162A">
      <w:pPr>
        <w:pStyle w:val="Heading3"/>
        <w:numPr>
          <w:ilvl w:val="0"/>
          <w:numId w:val="0"/>
        </w:numPr>
        <w:spacing w:after="0"/>
        <w:rPr>
          <w:color w:val="808080" w:themeColor="background1" w:themeShade="80"/>
          <w:sz w:val="18"/>
          <w:szCs w:val="18"/>
        </w:rPr>
      </w:pPr>
      <w:bookmarkStart w:id="113" w:name="_Toc15906924"/>
      <w:bookmarkStart w:id="114" w:name="_Toc15907448"/>
      <w:bookmarkStart w:id="115" w:name="_Toc15908462"/>
      <w:bookmarkStart w:id="116" w:name="_Toc15923499"/>
      <w:bookmarkStart w:id="117" w:name="_Toc15925201"/>
      <w:bookmarkStart w:id="118" w:name="_Toc15926956"/>
      <w:bookmarkStart w:id="119" w:name="_Toc15929673"/>
      <w:bookmarkStart w:id="120" w:name="_Toc98854238"/>
      <w:bookmarkStart w:id="121" w:name="_Toc105054161"/>
      <w:bookmarkStart w:id="122" w:name="_Toc105054269"/>
      <w:bookmarkStart w:id="123" w:name="_Toc128561724"/>
    </w:p>
    <w:bookmarkEnd w:id="113"/>
    <w:bookmarkEnd w:id="114"/>
    <w:bookmarkEnd w:id="115"/>
    <w:bookmarkEnd w:id="116"/>
    <w:bookmarkEnd w:id="117"/>
    <w:bookmarkEnd w:id="118"/>
    <w:bookmarkEnd w:id="119"/>
    <w:bookmarkEnd w:id="120"/>
    <w:bookmarkEnd w:id="121"/>
    <w:bookmarkEnd w:id="122"/>
    <w:bookmarkEnd w:id="123"/>
    <w:p w14:paraId="00F6F9AB" w14:textId="307F0689" w:rsidR="00B055F6" w:rsidRPr="00DA00D3" w:rsidRDefault="00EA0811" w:rsidP="00B613CE">
      <w:pPr>
        <w:spacing w:after="0"/>
        <w:rPr>
          <w:rFonts w:ascii="Arial" w:hAnsi="Arial" w:cs="Arial"/>
          <w:color w:val="808080" w:themeColor="background1" w:themeShade="80"/>
          <w:sz w:val="18"/>
          <w:szCs w:val="18"/>
        </w:rPr>
      </w:pPr>
      <w:r w:rsidRPr="00DA00D3">
        <w:rPr>
          <w:rFonts w:ascii="Arial" w:hAnsi="Arial" w:cs="Arial"/>
          <w:color w:val="808080" w:themeColor="background1" w:themeShade="80"/>
          <w:sz w:val="18"/>
          <w:szCs w:val="18"/>
        </w:rPr>
        <w:t>Upon termination of this Agreement, the Supplier (including its employees, representatives, subcontractors, and agents) shall continue to provide services up to the effective date of termination. Following the effective date of termination, the Supplier shall cease all further work immediately and shall promptly deliver to the Client, in hard copy or electronic form, all Client data, deliverables, outputs, work in progress, and other products of the Services, whether completed or incomplete. This includes any other documents, information, and working papers related to the Services. The Supplier shall do so to enable the Client to ensure full continuity of the Services or to arrange for a third-party service provider to do so from the date of termination.</w:t>
      </w:r>
    </w:p>
    <w:p w14:paraId="4D1E99F8" w14:textId="77777777" w:rsidR="00B613CE" w:rsidRPr="00B613CE" w:rsidRDefault="00B613CE" w:rsidP="00B613CE">
      <w:pPr>
        <w:spacing w:after="0"/>
      </w:pPr>
    </w:p>
    <w:p w14:paraId="04AA5CBB" w14:textId="7C5245EE" w:rsidR="00B055F6" w:rsidRPr="00B055F6" w:rsidRDefault="00942948" w:rsidP="00B055F6">
      <w:pPr>
        <w:pStyle w:val="Heading1"/>
        <w:spacing w:after="0"/>
        <w:ind w:left="567" w:hanging="567"/>
      </w:pPr>
      <w:bookmarkStart w:id="124" w:name="_Toc195708186"/>
      <w:r>
        <w:t>GENERAL</w:t>
      </w:r>
      <w:bookmarkEnd w:id="124"/>
    </w:p>
    <w:p w14:paraId="6D26B3A2" w14:textId="77777777" w:rsidR="00B613CE" w:rsidRPr="00B613CE" w:rsidRDefault="00B613CE" w:rsidP="00B613CE">
      <w:pPr>
        <w:spacing w:after="0"/>
      </w:pPr>
    </w:p>
    <w:p w14:paraId="13B338CF" w14:textId="77777777" w:rsidR="002603F5" w:rsidRPr="002603F5" w:rsidRDefault="00986E87" w:rsidP="00DA00D3">
      <w:pPr>
        <w:pStyle w:val="Heading2"/>
        <w:numPr>
          <w:ilvl w:val="1"/>
          <w:numId w:val="1"/>
        </w:numPr>
        <w:spacing w:after="0"/>
        <w:ind w:left="567" w:hanging="567"/>
      </w:pPr>
      <w:bookmarkStart w:id="125" w:name="_Toc195708187"/>
      <w:r>
        <w:t>Relationship</w:t>
      </w:r>
      <w:bookmarkEnd w:id="125"/>
    </w:p>
    <w:p w14:paraId="772D823E" w14:textId="77777777" w:rsidR="00B055F6" w:rsidRPr="000D0F26" w:rsidRDefault="00B055F6" w:rsidP="00B613CE">
      <w:pPr>
        <w:spacing w:after="0"/>
        <w:rPr>
          <w:rFonts w:ascii="Arial" w:hAnsi="Arial" w:cs="Arial"/>
          <w:color w:val="808080" w:themeColor="background1" w:themeShade="80"/>
          <w:sz w:val="24"/>
          <w:szCs w:val="24"/>
        </w:rPr>
      </w:pPr>
    </w:p>
    <w:p w14:paraId="5166C17E" w14:textId="7488C350" w:rsidR="00DA00D3" w:rsidRPr="00DA00D3" w:rsidRDefault="00DA00D3" w:rsidP="00DA00D3">
      <w:p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color w:val="808080" w:themeColor="background1" w:themeShade="80"/>
          <w:sz w:val="18"/>
          <w:szCs w:val="18"/>
          <w:lang w:eastAsia="en-ZA"/>
        </w:rPr>
        <w:t>For the avoidance of doubt, the Parties acknowledge and agree that, in the performance of this Agreement, the Supplier shall at all times act as an independent contractor.</w:t>
      </w:r>
    </w:p>
    <w:p w14:paraId="49F7E617" w14:textId="7F21A8E2" w:rsidR="006E00A3" w:rsidRPr="00DA00D3" w:rsidRDefault="00DA00D3" w:rsidP="00DA00D3">
      <w:p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color w:val="808080" w:themeColor="background1" w:themeShade="80"/>
          <w:sz w:val="18"/>
          <w:szCs w:val="18"/>
          <w:lang w:eastAsia="en-ZA"/>
        </w:rPr>
        <w:t>Nothing in this Agreement shall be construed to create an employer/employee relationship, an agency, or a partnership of any kind between the Parties, nor shall it authorize either Party to incur any liability on behalf of the other, except as expressly provided herein.</w:t>
      </w:r>
    </w:p>
    <w:p w14:paraId="5CABA488" w14:textId="77777777" w:rsidR="00B055F6" w:rsidRPr="000D0F26" w:rsidRDefault="00B055F6" w:rsidP="00B613CE">
      <w:pPr>
        <w:spacing w:after="0"/>
        <w:rPr>
          <w:rFonts w:ascii="Arial" w:hAnsi="Arial" w:cs="Arial"/>
          <w:color w:val="808080" w:themeColor="background1" w:themeShade="80"/>
          <w:sz w:val="24"/>
          <w:szCs w:val="24"/>
        </w:rPr>
      </w:pPr>
    </w:p>
    <w:p w14:paraId="6AC0D0A6" w14:textId="77777777" w:rsidR="002603F5" w:rsidRPr="002603F5" w:rsidRDefault="00B833E6" w:rsidP="00DA00D3">
      <w:pPr>
        <w:pStyle w:val="Heading2"/>
        <w:numPr>
          <w:ilvl w:val="1"/>
          <w:numId w:val="1"/>
        </w:numPr>
        <w:spacing w:after="0"/>
        <w:ind w:left="567" w:hanging="567"/>
      </w:pPr>
      <w:bookmarkStart w:id="126" w:name="_Toc195708188"/>
      <w:r>
        <w:t>Notices</w:t>
      </w:r>
      <w:bookmarkEnd w:id="126"/>
    </w:p>
    <w:p w14:paraId="276D8088" w14:textId="77777777" w:rsidR="00B613CE" w:rsidRPr="000D0F26" w:rsidRDefault="00B613CE" w:rsidP="00B613CE">
      <w:pPr>
        <w:spacing w:after="0"/>
        <w:rPr>
          <w:rFonts w:ascii="Arial" w:hAnsi="Arial" w:cs="Arial"/>
          <w:color w:val="808080" w:themeColor="background1" w:themeShade="80"/>
          <w:sz w:val="24"/>
          <w:szCs w:val="24"/>
        </w:rPr>
      </w:pPr>
    </w:p>
    <w:p w14:paraId="1AEE154B" w14:textId="4D9DB277" w:rsidR="00DA00D3" w:rsidRDefault="00DA00D3" w:rsidP="00DA00D3">
      <w:p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color w:val="808080" w:themeColor="background1" w:themeShade="80"/>
          <w:sz w:val="18"/>
          <w:szCs w:val="18"/>
          <w:lang w:eastAsia="en-ZA"/>
        </w:rPr>
        <w:lastRenderedPageBreak/>
        <w:t xml:space="preserve">Notices required under this Agreement shall be sent to the addresses and persons specified in </w:t>
      </w:r>
      <w:r w:rsidRPr="00DA00D3">
        <w:rPr>
          <w:rFonts w:ascii="Arial" w:eastAsia="Times New Roman" w:hAnsi="Arial" w:cs="Arial"/>
          <w:b/>
          <w:bCs/>
          <w:color w:val="808080" w:themeColor="background1" w:themeShade="80"/>
          <w:sz w:val="18"/>
          <w:szCs w:val="18"/>
          <w:lang w:eastAsia="en-ZA"/>
        </w:rPr>
        <w:t>Schedule I</w:t>
      </w:r>
      <w:r w:rsidRPr="00DA00D3">
        <w:rPr>
          <w:rFonts w:ascii="Arial" w:eastAsia="Times New Roman" w:hAnsi="Arial" w:cs="Arial"/>
          <w:color w:val="808080" w:themeColor="background1" w:themeShade="80"/>
          <w:sz w:val="18"/>
          <w:szCs w:val="18"/>
          <w:lang w:eastAsia="en-ZA"/>
        </w:rPr>
        <w:t xml:space="preserve"> to this Agreement. Notices must be sent in writing via registered post, recorded post, express courier service, or delivered personally.</w:t>
      </w:r>
    </w:p>
    <w:p w14:paraId="35D452DA" w14:textId="77777777" w:rsidR="00DA00D3" w:rsidRPr="00DA00D3" w:rsidRDefault="00DA00D3" w:rsidP="00DA00D3">
      <w:pPr>
        <w:spacing w:after="0" w:line="240" w:lineRule="auto"/>
        <w:rPr>
          <w:rFonts w:ascii="Arial" w:eastAsia="Times New Roman" w:hAnsi="Arial" w:cs="Arial"/>
          <w:color w:val="808080" w:themeColor="background1" w:themeShade="80"/>
          <w:sz w:val="18"/>
          <w:szCs w:val="18"/>
          <w:lang w:eastAsia="en-ZA"/>
        </w:rPr>
      </w:pPr>
    </w:p>
    <w:p w14:paraId="3AB3A37B" w14:textId="2D7B43F2" w:rsidR="00DA00D3" w:rsidRDefault="00DA00D3" w:rsidP="00DA00D3">
      <w:p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color w:val="808080" w:themeColor="background1" w:themeShade="80"/>
          <w:sz w:val="18"/>
          <w:szCs w:val="18"/>
          <w:lang w:eastAsia="en-ZA"/>
        </w:rPr>
        <w:t>Either Party may, from time to time, by written notice to the other Party, change its domicilium address to any other address within the Republic of South Africa, provided such address is not a post office box or poste restante.</w:t>
      </w:r>
    </w:p>
    <w:p w14:paraId="6CEA7114" w14:textId="77777777" w:rsidR="00DA00D3" w:rsidRPr="00DA00D3" w:rsidRDefault="00DA00D3" w:rsidP="00DA00D3">
      <w:pPr>
        <w:spacing w:after="0" w:line="240" w:lineRule="auto"/>
        <w:rPr>
          <w:rFonts w:ascii="Arial" w:eastAsia="Times New Roman" w:hAnsi="Arial" w:cs="Arial"/>
          <w:color w:val="808080" w:themeColor="background1" w:themeShade="80"/>
          <w:sz w:val="18"/>
          <w:szCs w:val="18"/>
          <w:lang w:eastAsia="en-ZA"/>
        </w:rPr>
      </w:pPr>
    </w:p>
    <w:p w14:paraId="1893793B" w14:textId="7901081E" w:rsidR="00DA00D3" w:rsidRDefault="00DA00D3" w:rsidP="00DA00D3">
      <w:p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color w:val="808080" w:themeColor="background1" w:themeShade="80"/>
          <w:sz w:val="18"/>
          <w:szCs w:val="18"/>
          <w:lang w:eastAsia="en-ZA"/>
        </w:rPr>
        <w:t>All notices under this Agreement shall be in writing and, when sent to the other Party (the "Addressee"), shall be deemed to have been received by the Addressee as follows:</w:t>
      </w:r>
    </w:p>
    <w:p w14:paraId="37A170D8" w14:textId="77777777" w:rsidR="00DA00D3" w:rsidRPr="00DA00D3" w:rsidRDefault="00DA00D3" w:rsidP="00DA00D3">
      <w:pPr>
        <w:spacing w:after="0" w:line="240" w:lineRule="auto"/>
        <w:rPr>
          <w:rFonts w:ascii="Arial" w:eastAsia="Times New Roman" w:hAnsi="Arial" w:cs="Arial"/>
          <w:color w:val="808080" w:themeColor="background1" w:themeShade="80"/>
          <w:sz w:val="18"/>
          <w:szCs w:val="18"/>
          <w:lang w:eastAsia="en-ZA"/>
        </w:rPr>
      </w:pPr>
    </w:p>
    <w:p w14:paraId="7CA75469" w14:textId="77777777" w:rsidR="00DA00D3" w:rsidRDefault="00DA00D3" w:rsidP="00566F74">
      <w:pPr>
        <w:pStyle w:val="ListParagraph"/>
        <w:numPr>
          <w:ilvl w:val="0"/>
          <w:numId w:val="16"/>
        </w:num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b/>
          <w:bCs/>
          <w:color w:val="808080" w:themeColor="background1" w:themeShade="80"/>
          <w:sz w:val="18"/>
          <w:szCs w:val="18"/>
          <w:lang w:eastAsia="en-ZA"/>
        </w:rPr>
        <w:t>If delivered by hand</w:t>
      </w:r>
      <w:r w:rsidRPr="00DA00D3">
        <w:rPr>
          <w:rFonts w:ascii="Arial" w:eastAsia="Times New Roman" w:hAnsi="Arial" w:cs="Arial"/>
          <w:color w:val="808080" w:themeColor="background1" w:themeShade="80"/>
          <w:sz w:val="18"/>
          <w:szCs w:val="18"/>
          <w:lang w:eastAsia="en-ZA"/>
        </w:rPr>
        <w:t xml:space="preserve"> to a responsible person during ordinary business hours at the recipient's chosen physical address, or transmitted by telefacsimile with a successful transmission printout, such notice shall be deemed to have been received on the first business day following delivery or transmission.</w:t>
      </w:r>
    </w:p>
    <w:p w14:paraId="4683E965" w14:textId="77777777" w:rsidR="00DA00D3" w:rsidRDefault="00DA00D3" w:rsidP="00566F74">
      <w:pPr>
        <w:pStyle w:val="ListParagraph"/>
        <w:numPr>
          <w:ilvl w:val="0"/>
          <w:numId w:val="16"/>
        </w:num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b/>
          <w:bCs/>
          <w:color w:val="808080" w:themeColor="background1" w:themeShade="80"/>
          <w:sz w:val="18"/>
          <w:szCs w:val="18"/>
          <w:lang w:eastAsia="en-ZA"/>
        </w:rPr>
        <w:t>If posted by pre-paid registered post</w:t>
      </w:r>
      <w:r w:rsidRPr="00DA00D3">
        <w:rPr>
          <w:rFonts w:ascii="Arial" w:eastAsia="Times New Roman" w:hAnsi="Arial" w:cs="Arial"/>
          <w:color w:val="808080" w:themeColor="background1" w:themeShade="80"/>
          <w:sz w:val="18"/>
          <w:szCs w:val="18"/>
          <w:lang w:eastAsia="en-ZA"/>
        </w:rPr>
        <w:t xml:space="preserve"> from an address within the Republic of South Africa to the Addressee at its domicilium address, the notice shall be deemed to have been received on the tenth business day after posting.</w:t>
      </w:r>
    </w:p>
    <w:p w14:paraId="3DB36DDA" w14:textId="5B07D09C" w:rsidR="00B055F6" w:rsidRPr="000D0F26" w:rsidRDefault="00DA00D3" w:rsidP="00566F74">
      <w:pPr>
        <w:pStyle w:val="ListParagraph"/>
        <w:numPr>
          <w:ilvl w:val="0"/>
          <w:numId w:val="16"/>
        </w:num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b/>
          <w:bCs/>
          <w:color w:val="808080" w:themeColor="background1" w:themeShade="80"/>
          <w:sz w:val="18"/>
          <w:szCs w:val="18"/>
          <w:lang w:eastAsia="en-ZA"/>
        </w:rPr>
        <w:t>If delivered by email</w:t>
      </w:r>
      <w:r w:rsidRPr="00DA00D3">
        <w:rPr>
          <w:rFonts w:ascii="Arial" w:eastAsia="Times New Roman" w:hAnsi="Arial" w:cs="Arial"/>
          <w:color w:val="808080" w:themeColor="background1" w:themeShade="80"/>
          <w:sz w:val="18"/>
          <w:szCs w:val="18"/>
          <w:lang w:eastAsia="en-ZA"/>
        </w:rPr>
        <w:t>, the notice shall be deemed to have been received only once the email has entered the recipient’s information system, with a delivery receipt obtained.</w:t>
      </w:r>
    </w:p>
    <w:p w14:paraId="0BEFCE3C" w14:textId="77777777" w:rsidR="00C0763B" w:rsidRPr="000D0F26" w:rsidRDefault="00C0763B" w:rsidP="00B613CE">
      <w:pPr>
        <w:spacing w:after="0"/>
        <w:rPr>
          <w:rFonts w:ascii="Arial" w:hAnsi="Arial" w:cs="Arial"/>
          <w:color w:val="808080" w:themeColor="background1" w:themeShade="80"/>
          <w:sz w:val="24"/>
          <w:szCs w:val="24"/>
        </w:rPr>
      </w:pPr>
    </w:p>
    <w:p w14:paraId="67C98F1E" w14:textId="77777777" w:rsidR="002603F5" w:rsidRPr="002603F5" w:rsidRDefault="00E134E5" w:rsidP="00DA00D3">
      <w:pPr>
        <w:pStyle w:val="Heading2"/>
        <w:numPr>
          <w:ilvl w:val="1"/>
          <w:numId w:val="1"/>
        </w:numPr>
        <w:spacing w:after="0"/>
        <w:ind w:left="567" w:hanging="567"/>
      </w:pPr>
      <w:bookmarkStart w:id="127" w:name="_Toc195708189"/>
      <w:bookmarkStart w:id="128" w:name="_Hlk129079259"/>
      <w:r>
        <w:t>Standard of C</w:t>
      </w:r>
      <w:r w:rsidR="00B833E6">
        <w:t>are</w:t>
      </w:r>
      <w:bookmarkEnd w:id="127"/>
    </w:p>
    <w:p w14:paraId="1A743173" w14:textId="77777777" w:rsidR="00B613CE" w:rsidRPr="000D0F26" w:rsidRDefault="00B613CE" w:rsidP="00B613CE">
      <w:pPr>
        <w:spacing w:after="0"/>
        <w:rPr>
          <w:rFonts w:ascii="Arial" w:hAnsi="Arial" w:cs="Arial"/>
          <w:color w:val="808080" w:themeColor="background1" w:themeShade="80"/>
          <w:sz w:val="24"/>
          <w:szCs w:val="24"/>
        </w:rPr>
      </w:pPr>
      <w:bookmarkStart w:id="129" w:name="_Hlk129081403"/>
    </w:p>
    <w:bookmarkEnd w:id="128"/>
    <w:bookmarkEnd w:id="129"/>
    <w:p w14:paraId="06BDD7FA" w14:textId="589DB990" w:rsidR="00DA00D3" w:rsidRDefault="00DA00D3" w:rsidP="00DA00D3">
      <w:p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color w:val="808080" w:themeColor="background1" w:themeShade="80"/>
          <w:sz w:val="18"/>
          <w:szCs w:val="18"/>
          <w:lang w:eastAsia="en-ZA"/>
        </w:rPr>
        <w:t>Each Party shall act in good faith in the performance of its respective duties and responsibilities under this Agreement. Neither Party shall unreasonably delay or withhold consent or approval that is required for the other Party to perform its obligations under this Agreement.</w:t>
      </w:r>
    </w:p>
    <w:p w14:paraId="35E4A7CC" w14:textId="77777777" w:rsidR="00DA00D3" w:rsidRPr="00DA00D3" w:rsidRDefault="00DA00D3" w:rsidP="00DA00D3">
      <w:pPr>
        <w:spacing w:after="0" w:line="240" w:lineRule="auto"/>
        <w:rPr>
          <w:rFonts w:ascii="Arial" w:eastAsia="Times New Roman" w:hAnsi="Arial" w:cs="Arial"/>
          <w:color w:val="808080" w:themeColor="background1" w:themeShade="80"/>
          <w:sz w:val="18"/>
          <w:szCs w:val="18"/>
          <w:lang w:eastAsia="en-ZA"/>
        </w:rPr>
      </w:pPr>
    </w:p>
    <w:p w14:paraId="77CA8B2F" w14:textId="5FF751E4" w:rsidR="00B055F6" w:rsidRPr="000D0F26" w:rsidRDefault="00DA00D3" w:rsidP="000D0F26">
      <w:p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color w:val="808080" w:themeColor="background1" w:themeShade="80"/>
          <w:sz w:val="18"/>
          <w:szCs w:val="18"/>
          <w:lang w:eastAsia="en-ZA"/>
        </w:rPr>
        <w:t>Furthermore, each Party agrees to provide an acceptable standard of care in all dealings with the other Party and its employees, ensuring a cooperative and professional relationship throughout the term of this Agreement.</w:t>
      </w:r>
    </w:p>
    <w:p w14:paraId="4912DDC7" w14:textId="77777777" w:rsidR="00C0763B" w:rsidRPr="000D0F26" w:rsidRDefault="00C0763B" w:rsidP="00B613CE">
      <w:pPr>
        <w:spacing w:after="0"/>
        <w:rPr>
          <w:rFonts w:ascii="Arial" w:hAnsi="Arial" w:cs="Arial"/>
          <w:color w:val="808080" w:themeColor="background1" w:themeShade="80"/>
          <w:sz w:val="24"/>
          <w:szCs w:val="24"/>
        </w:rPr>
      </w:pPr>
    </w:p>
    <w:p w14:paraId="74A70188" w14:textId="77777777" w:rsidR="002603F5" w:rsidRPr="002603F5" w:rsidRDefault="00B833E6" w:rsidP="00DA00D3">
      <w:pPr>
        <w:pStyle w:val="Heading2"/>
        <w:numPr>
          <w:ilvl w:val="1"/>
          <w:numId w:val="1"/>
        </w:numPr>
        <w:spacing w:after="0"/>
        <w:ind w:left="567" w:hanging="567"/>
      </w:pPr>
      <w:bookmarkStart w:id="130" w:name="_Toc195708190"/>
      <w:bookmarkStart w:id="131" w:name="_Hlk129079331"/>
      <w:r>
        <w:t>Assignment</w:t>
      </w:r>
      <w:bookmarkEnd w:id="130"/>
      <w:r>
        <w:t xml:space="preserve"> </w:t>
      </w:r>
    </w:p>
    <w:p w14:paraId="47C2125B" w14:textId="77777777" w:rsidR="00B613CE" w:rsidRPr="000D0F26" w:rsidRDefault="00B613CE" w:rsidP="00B613CE">
      <w:pPr>
        <w:spacing w:after="0"/>
        <w:rPr>
          <w:rFonts w:ascii="Arial" w:hAnsi="Arial" w:cs="Arial"/>
          <w:color w:val="808080" w:themeColor="background1" w:themeShade="80"/>
          <w:sz w:val="24"/>
          <w:szCs w:val="24"/>
        </w:rPr>
      </w:pPr>
      <w:bookmarkStart w:id="132" w:name="_Hlk129081295"/>
    </w:p>
    <w:bookmarkEnd w:id="131"/>
    <w:bookmarkEnd w:id="132"/>
    <w:p w14:paraId="089A967C" w14:textId="1795D70B" w:rsidR="00B055F6" w:rsidRPr="000D0F26" w:rsidRDefault="00DA00D3" w:rsidP="00B613CE">
      <w:pPr>
        <w:spacing w:after="0"/>
        <w:rPr>
          <w:rFonts w:ascii="Arial" w:hAnsi="Arial" w:cs="Arial"/>
          <w:color w:val="808080" w:themeColor="background1" w:themeShade="80"/>
          <w:sz w:val="18"/>
          <w:szCs w:val="18"/>
        </w:rPr>
      </w:pPr>
      <w:r w:rsidRPr="00DA00D3">
        <w:rPr>
          <w:rFonts w:ascii="Arial" w:hAnsi="Arial" w:cs="Arial"/>
          <w:color w:val="808080" w:themeColor="background1" w:themeShade="80"/>
          <w:sz w:val="18"/>
          <w:szCs w:val="18"/>
        </w:rPr>
        <w:t>Neither Party shall assign or otherwise transfer any of its rights or obligations under this Agreement without the prior written consent of the other Party. In the event that such consent is granted, the terms of this Agreement shall remain binding upon the respective successors or assigns of each Party.</w:t>
      </w:r>
    </w:p>
    <w:p w14:paraId="197DB532" w14:textId="77777777" w:rsidR="00C0763B" w:rsidRDefault="00C0763B" w:rsidP="00B613CE">
      <w:pPr>
        <w:spacing w:after="0"/>
      </w:pPr>
    </w:p>
    <w:p w14:paraId="48B3698E" w14:textId="3287E65A" w:rsidR="002603F5" w:rsidRPr="002603F5" w:rsidRDefault="00B833E6" w:rsidP="00DA00D3">
      <w:pPr>
        <w:pStyle w:val="Heading2"/>
        <w:numPr>
          <w:ilvl w:val="1"/>
          <w:numId w:val="1"/>
        </w:numPr>
        <w:spacing w:after="0"/>
        <w:ind w:left="567" w:hanging="567"/>
      </w:pPr>
      <w:bookmarkStart w:id="133" w:name="_Toc195708191"/>
      <w:r>
        <w:t xml:space="preserve">Entire </w:t>
      </w:r>
      <w:r w:rsidR="0021028C">
        <w:t>Agreement</w:t>
      </w:r>
      <w:bookmarkEnd w:id="133"/>
    </w:p>
    <w:p w14:paraId="2D0066A9" w14:textId="77777777" w:rsidR="00B613CE" w:rsidRDefault="00B613CE" w:rsidP="00B613CE">
      <w:pPr>
        <w:spacing w:after="0"/>
        <w:rPr>
          <w:rFonts w:ascii="Arial" w:hAnsi="Arial" w:cs="Arial"/>
          <w:color w:val="808080" w:themeColor="background1" w:themeShade="80"/>
          <w:sz w:val="18"/>
          <w:szCs w:val="18"/>
        </w:rPr>
      </w:pPr>
    </w:p>
    <w:p w14:paraId="251234B0" w14:textId="6A67712C" w:rsidR="00B055F6" w:rsidRDefault="00DA00D3" w:rsidP="00B613CE">
      <w:pPr>
        <w:spacing w:after="0"/>
        <w:rPr>
          <w:rFonts w:ascii="Arial" w:hAnsi="Arial" w:cs="Arial"/>
          <w:color w:val="808080" w:themeColor="background1" w:themeShade="80"/>
          <w:sz w:val="18"/>
          <w:szCs w:val="18"/>
        </w:rPr>
      </w:pPr>
      <w:r w:rsidRPr="00DA00D3">
        <w:rPr>
          <w:rFonts w:ascii="Arial" w:hAnsi="Arial" w:cs="Arial"/>
          <w:color w:val="808080" w:themeColor="background1" w:themeShade="80"/>
          <w:sz w:val="18"/>
          <w:szCs w:val="18"/>
        </w:rPr>
        <w:t>This document constitutes the entire Agreement between the Parties and supersedes all prior agreements, whether written or verbal, between the Parties regarding the provision of the services outlined herein.</w:t>
      </w:r>
    </w:p>
    <w:p w14:paraId="1D6D9D52" w14:textId="77777777" w:rsidR="000D0F26" w:rsidRDefault="000D0F26" w:rsidP="00B613CE">
      <w:pPr>
        <w:spacing w:after="0"/>
        <w:rPr>
          <w:rFonts w:ascii="Arial" w:hAnsi="Arial" w:cs="Arial"/>
          <w:color w:val="808080" w:themeColor="background1" w:themeShade="80"/>
          <w:sz w:val="18"/>
          <w:szCs w:val="18"/>
        </w:rPr>
      </w:pPr>
    </w:p>
    <w:p w14:paraId="67AE911F" w14:textId="77777777" w:rsidR="00261B6F" w:rsidRPr="00DA00D3" w:rsidRDefault="00261B6F" w:rsidP="00B613CE">
      <w:pPr>
        <w:spacing w:after="0"/>
        <w:rPr>
          <w:rFonts w:ascii="Arial" w:hAnsi="Arial" w:cs="Arial"/>
          <w:color w:val="808080" w:themeColor="background1" w:themeShade="80"/>
          <w:sz w:val="18"/>
          <w:szCs w:val="18"/>
        </w:rPr>
      </w:pPr>
    </w:p>
    <w:p w14:paraId="2401ED6C" w14:textId="77777777" w:rsidR="002603F5" w:rsidRPr="002603F5" w:rsidRDefault="008E59E3" w:rsidP="00DA00D3">
      <w:pPr>
        <w:pStyle w:val="Heading2"/>
        <w:numPr>
          <w:ilvl w:val="1"/>
          <w:numId w:val="1"/>
        </w:numPr>
        <w:spacing w:after="0"/>
        <w:ind w:left="567" w:hanging="567"/>
      </w:pPr>
      <w:bookmarkStart w:id="134" w:name="_Toc195708192"/>
      <w:r>
        <w:t>Severability</w:t>
      </w:r>
      <w:bookmarkEnd w:id="134"/>
    </w:p>
    <w:p w14:paraId="5A58D74D" w14:textId="77777777" w:rsidR="00B613CE" w:rsidRPr="000D0F26" w:rsidRDefault="00B613CE" w:rsidP="00B613CE">
      <w:pPr>
        <w:spacing w:after="0"/>
        <w:rPr>
          <w:rFonts w:ascii="Arial" w:hAnsi="Arial" w:cs="Arial"/>
          <w:color w:val="808080" w:themeColor="background1" w:themeShade="80"/>
          <w:sz w:val="24"/>
          <w:szCs w:val="24"/>
        </w:rPr>
      </w:pPr>
    </w:p>
    <w:p w14:paraId="0FE4D21D" w14:textId="21FEDEE2" w:rsidR="00B055F6" w:rsidRDefault="00DA00D3" w:rsidP="00B613CE">
      <w:pPr>
        <w:spacing w:after="0"/>
        <w:rPr>
          <w:rFonts w:ascii="Arial" w:hAnsi="Arial" w:cs="Arial"/>
          <w:color w:val="808080" w:themeColor="background1" w:themeShade="80"/>
          <w:sz w:val="18"/>
          <w:szCs w:val="18"/>
        </w:rPr>
      </w:pPr>
      <w:r w:rsidRPr="00DA00D3">
        <w:rPr>
          <w:rFonts w:ascii="Arial" w:hAnsi="Arial" w:cs="Arial"/>
          <w:color w:val="808080" w:themeColor="background1" w:themeShade="80"/>
          <w:sz w:val="18"/>
          <w:szCs w:val="18"/>
        </w:rPr>
        <w:t>The provisions of this Agreement shall be deemed severable, and the unenforceability of any provision shall not affect the enforceability of the remaining provisions. In the event that a provision is found to be unenforceable, the Parties agree to substitute it with an enforceable provision that reflects the original intent and position of the Parties as closely as possible.</w:t>
      </w:r>
    </w:p>
    <w:p w14:paraId="5CEA7A5C" w14:textId="77777777" w:rsidR="00DA00D3" w:rsidRPr="000D0F26" w:rsidRDefault="00DA00D3" w:rsidP="00B613CE">
      <w:pPr>
        <w:spacing w:after="0"/>
        <w:rPr>
          <w:rFonts w:ascii="Arial" w:hAnsi="Arial" w:cs="Arial"/>
          <w:color w:val="808080" w:themeColor="background1" w:themeShade="80"/>
          <w:sz w:val="24"/>
          <w:szCs w:val="24"/>
        </w:rPr>
      </w:pPr>
    </w:p>
    <w:p w14:paraId="131A0BA7" w14:textId="70922C08" w:rsidR="002603F5" w:rsidRPr="002603F5" w:rsidRDefault="00B833E6" w:rsidP="00DA00D3">
      <w:pPr>
        <w:pStyle w:val="Heading2"/>
        <w:numPr>
          <w:ilvl w:val="1"/>
          <w:numId w:val="1"/>
        </w:numPr>
        <w:spacing w:after="0"/>
        <w:ind w:left="567" w:hanging="567"/>
      </w:pPr>
      <w:bookmarkStart w:id="135" w:name="_Toc195708193"/>
      <w:r>
        <w:t xml:space="preserve">Changes to the </w:t>
      </w:r>
      <w:r w:rsidR="0021028C">
        <w:t>Agreement</w:t>
      </w:r>
      <w:bookmarkEnd w:id="135"/>
    </w:p>
    <w:p w14:paraId="5BE06CB9" w14:textId="77777777" w:rsidR="00B613CE" w:rsidRPr="000D0F26" w:rsidRDefault="00B613CE" w:rsidP="00B613CE">
      <w:pPr>
        <w:spacing w:after="0"/>
        <w:rPr>
          <w:rFonts w:ascii="Arial" w:hAnsi="Arial" w:cs="Arial"/>
          <w:color w:val="808080" w:themeColor="background1" w:themeShade="80"/>
          <w:sz w:val="24"/>
          <w:szCs w:val="24"/>
        </w:rPr>
      </w:pPr>
      <w:bookmarkStart w:id="136" w:name="_Hlk129081462"/>
    </w:p>
    <w:bookmarkEnd w:id="136"/>
    <w:p w14:paraId="01506278" w14:textId="5676F336" w:rsidR="00B833E6" w:rsidRPr="00DA00D3" w:rsidRDefault="00DA00D3" w:rsidP="00B613CE">
      <w:pPr>
        <w:spacing w:after="0"/>
        <w:rPr>
          <w:rFonts w:ascii="Arial" w:hAnsi="Arial" w:cs="Arial"/>
          <w:color w:val="808080" w:themeColor="background1" w:themeShade="80"/>
          <w:sz w:val="18"/>
          <w:szCs w:val="18"/>
        </w:rPr>
      </w:pPr>
      <w:r w:rsidRPr="00DA00D3">
        <w:rPr>
          <w:rFonts w:ascii="Arial" w:hAnsi="Arial" w:cs="Arial"/>
          <w:color w:val="808080" w:themeColor="background1" w:themeShade="80"/>
          <w:sz w:val="18"/>
          <w:szCs w:val="18"/>
        </w:rPr>
        <w:t>Any changes to this Agreement must be approved in writing by authorized officials of both Parties. Additionally, all changes must adhere to the formal change control procedure outlined in Schedule D of this Agreement.</w:t>
      </w:r>
    </w:p>
    <w:p w14:paraId="0B103761" w14:textId="77777777" w:rsidR="00B613CE" w:rsidRPr="000D0F26" w:rsidRDefault="00B613CE" w:rsidP="00B613CE">
      <w:pPr>
        <w:spacing w:after="0"/>
        <w:rPr>
          <w:rFonts w:ascii="Arial" w:hAnsi="Arial" w:cs="Arial"/>
          <w:color w:val="808080" w:themeColor="background1" w:themeShade="80"/>
          <w:sz w:val="24"/>
          <w:szCs w:val="24"/>
        </w:rPr>
      </w:pPr>
    </w:p>
    <w:p w14:paraId="03DE48B3" w14:textId="77777777" w:rsidR="002603F5" w:rsidRPr="002603F5" w:rsidRDefault="00B97ADF" w:rsidP="00DA00D3">
      <w:pPr>
        <w:pStyle w:val="Heading2"/>
        <w:numPr>
          <w:ilvl w:val="1"/>
          <w:numId w:val="1"/>
        </w:numPr>
        <w:spacing w:after="0"/>
        <w:ind w:left="567" w:hanging="567"/>
      </w:pPr>
      <w:bookmarkStart w:id="137" w:name="_Toc195708194"/>
      <w:bookmarkStart w:id="138" w:name="_Hlk129081569"/>
      <w:r>
        <w:t>Non-S</w:t>
      </w:r>
      <w:r w:rsidR="00B833E6">
        <w:t>olicitation</w:t>
      </w:r>
      <w:bookmarkEnd w:id="137"/>
    </w:p>
    <w:p w14:paraId="3EB30259" w14:textId="77777777" w:rsidR="00DB368F" w:rsidRDefault="00DB368F" w:rsidP="00DB368F">
      <w:pPr>
        <w:spacing w:after="0"/>
        <w:rPr>
          <w:rFonts w:ascii="Arial" w:hAnsi="Arial"/>
          <w:color w:val="808080"/>
          <w:sz w:val="18"/>
          <w:szCs w:val="18"/>
        </w:rPr>
      </w:pPr>
      <w:bookmarkStart w:id="139" w:name="_Hlk129081515"/>
    </w:p>
    <w:bookmarkEnd w:id="138"/>
    <w:bookmarkEnd w:id="139"/>
    <w:p w14:paraId="0F68AE71" w14:textId="4536A27C" w:rsidR="006E00A3" w:rsidRDefault="00DA00D3" w:rsidP="00DB368F">
      <w:pPr>
        <w:spacing w:after="0"/>
        <w:rPr>
          <w:rFonts w:ascii="Arial" w:hAnsi="Arial" w:cs="Arial"/>
          <w:color w:val="808080" w:themeColor="background1" w:themeShade="80"/>
          <w:sz w:val="18"/>
          <w:szCs w:val="18"/>
        </w:rPr>
      </w:pPr>
      <w:r w:rsidRPr="00DA00D3">
        <w:rPr>
          <w:rFonts w:ascii="Arial" w:hAnsi="Arial" w:cs="Arial"/>
          <w:color w:val="808080" w:themeColor="background1" w:themeShade="80"/>
          <w:sz w:val="18"/>
          <w:szCs w:val="18"/>
        </w:rPr>
        <w:t>During the term of this Agreement and for two years following its expiration or termination, neither party shall solicit any employee of the other party for the purpose of offering employment.</w:t>
      </w:r>
    </w:p>
    <w:p w14:paraId="4DF18AC2" w14:textId="77777777" w:rsidR="00DB368F" w:rsidRPr="000D0F26" w:rsidRDefault="00DB368F" w:rsidP="00DB368F">
      <w:pPr>
        <w:spacing w:after="0"/>
        <w:rPr>
          <w:rFonts w:ascii="Arial" w:hAnsi="Arial"/>
          <w:color w:val="808080"/>
          <w:sz w:val="24"/>
          <w:szCs w:val="24"/>
        </w:rPr>
      </w:pPr>
    </w:p>
    <w:p w14:paraId="15AC3619" w14:textId="77777777" w:rsidR="002603F5" w:rsidRPr="002603F5" w:rsidRDefault="00B833E6" w:rsidP="00DA00D3">
      <w:pPr>
        <w:pStyle w:val="Heading2"/>
        <w:numPr>
          <w:ilvl w:val="1"/>
          <w:numId w:val="1"/>
        </w:numPr>
        <w:spacing w:after="0"/>
        <w:ind w:left="567" w:hanging="567"/>
      </w:pPr>
      <w:bookmarkStart w:id="140" w:name="_Toc195708195"/>
      <w:r>
        <w:lastRenderedPageBreak/>
        <w:t>Exhibits</w:t>
      </w:r>
      <w:bookmarkEnd w:id="140"/>
    </w:p>
    <w:p w14:paraId="04CA3A16" w14:textId="77777777" w:rsidR="00DB368F" w:rsidRPr="000D0F26" w:rsidRDefault="00DB368F" w:rsidP="00DB368F">
      <w:pPr>
        <w:spacing w:after="0"/>
        <w:rPr>
          <w:rFonts w:ascii="Arial" w:hAnsi="Arial" w:cs="Arial"/>
          <w:color w:val="808080" w:themeColor="background1" w:themeShade="80"/>
          <w:sz w:val="24"/>
          <w:szCs w:val="24"/>
        </w:rPr>
      </w:pPr>
    </w:p>
    <w:p w14:paraId="292C940B" w14:textId="2D05C0DE" w:rsidR="00BB095B" w:rsidRPr="00DA00D3" w:rsidRDefault="00DA00D3" w:rsidP="00DB368F">
      <w:pPr>
        <w:spacing w:after="0"/>
        <w:rPr>
          <w:rFonts w:ascii="Arial" w:hAnsi="Arial" w:cs="Arial"/>
          <w:color w:val="808080" w:themeColor="background1" w:themeShade="80"/>
          <w:sz w:val="18"/>
          <w:szCs w:val="18"/>
        </w:rPr>
      </w:pPr>
      <w:r w:rsidRPr="00DA00D3">
        <w:rPr>
          <w:rFonts w:ascii="Arial" w:hAnsi="Arial" w:cs="Arial"/>
          <w:color w:val="808080" w:themeColor="background1" w:themeShade="80"/>
          <w:sz w:val="18"/>
          <w:szCs w:val="18"/>
        </w:rPr>
        <w:t xml:space="preserve">The Schedules referred to in, and attached to, this document </w:t>
      </w:r>
      <w:r w:rsidR="000D0F26" w:rsidRPr="00DA00D3">
        <w:rPr>
          <w:rFonts w:ascii="Arial" w:hAnsi="Arial" w:cs="Arial"/>
          <w:color w:val="808080" w:themeColor="background1" w:themeShade="80"/>
          <w:sz w:val="18"/>
          <w:szCs w:val="18"/>
        </w:rPr>
        <w:t>is</w:t>
      </w:r>
      <w:r w:rsidRPr="00DA00D3">
        <w:rPr>
          <w:rFonts w:ascii="Arial" w:hAnsi="Arial" w:cs="Arial"/>
          <w:color w:val="808080" w:themeColor="background1" w:themeShade="80"/>
          <w:sz w:val="18"/>
          <w:szCs w:val="18"/>
        </w:rPr>
        <w:t xml:space="preserve"> to be considered an integral part of this Agreement.</w:t>
      </w:r>
    </w:p>
    <w:p w14:paraId="37A53CD1" w14:textId="0CBFEE0C" w:rsidR="00DB368F" w:rsidRDefault="00DB368F" w:rsidP="00DB368F">
      <w:pPr>
        <w:spacing w:after="0"/>
        <w:rPr>
          <w:rFonts w:ascii="Arial" w:hAnsi="Arial" w:cs="Arial"/>
          <w:color w:val="808080" w:themeColor="background1" w:themeShade="80"/>
          <w:sz w:val="24"/>
          <w:szCs w:val="24"/>
        </w:rPr>
      </w:pPr>
    </w:p>
    <w:p w14:paraId="3A1BE893" w14:textId="77777777" w:rsidR="003E36F9" w:rsidRPr="000D0F26" w:rsidRDefault="003E36F9" w:rsidP="00DB368F">
      <w:pPr>
        <w:spacing w:after="0"/>
        <w:rPr>
          <w:rFonts w:ascii="Arial" w:hAnsi="Arial" w:cs="Arial"/>
          <w:color w:val="808080" w:themeColor="background1" w:themeShade="80"/>
          <w:sz w:val="24"/>
          <w:szCs w:val="24"/>
        </w:rPr>
      </w:pPr>
    </w:p>
    <w:p w14:paraId="7DFD04BE" w14:textId="55F288A6" w:rsidR="002603F5" w:rsidRDefault="00B833E6" w:rsidP="000D0F26">
      <w:pPr>
        <w:pStyle w:val="Heading2"/>
        <w:numPr>
          <w:ilvl w:val="1"/>
          <w:numId w:val="1"/>
        </w:numPr>
        <w:spacing w:after="0"/>
        <w:ind w:left="567" w:hanging="567"/>
      </w:pPr>
      <w:bookmarkStart w:id="141" w:name="_Toc195708196"/>
      <w:r>
        <w:t>Governing Law</w:t>
      </w:r>
      <w:bookmarkEnd w:id="141"/>
    </w:p>
    <w:p w14:paraId="547127FD" w14:textId="77777777" w:rsidR="000D0F26" w:rsidRPr="000D0F26" w:rsidRDefault="000D0F26" w:rsidP="000D0F26">
      <w:pPr>
        <w:spacing w:after="0"/>
      </w:pPr>
    </w:p>
    <w:p w14:paraId="49B57909" w14:textId="28313A45" w:rsidR="00C0763B" w:rsidRDefault="00DA00D3" w:rsidP="000D0F26">
      <w:pPr>
        <w:spacing w:after="0"/>
        <w:rPr>
          <w:rFonts w:ascii="Arial" w:hAnsi="Arial" w:cs="Arial"/>
          <w:color w:val="808080" w:themeColor="background1" w:themeShade="80"/>
          <w:sz w:val="18"/>
          <w:szCs w:val="18"/>
        </w:rPr>
      </w:pPr>
      <w:r w:rsidRPr="00DA00D3">
        <w:rPr>
          <w:rFonts w:ascii="Arial" w:hAnsi="Arial" w:cs="Arial"/>
          <w:color w:val="808080" w:themeColor="background1" w:themeShade="80"/>
          <w:sz w:val="18"/>
          <w:szCs w:val="18"/>
        </w:rPr>
        <w:t>This Agreement shall be governed by the laws of the jurisdiction of South Africa, where the Supplier’s principal office is located.</w:t>
      </w:r>
    </w:p>
    <w:p w14:paraId="7F37B5C0" w14:textId="28186D69" w:rsidR="000D0F26" w:rsidRDefault="000D0F26" w:rsidP="000D0F26">
      <w:pPr>
        <w:spacing w:after="0"/>
        <w:rPr>
          <w:rFonts w:ascii="Arial" w:hAnsi="Arial" w:cs="Arial"/>
          <w:color w:val="808080" w:themeColor="background1" w:themeShade="80"/>
          <w:sz w:val="24"/>
          <w:szCs w:val="24"/>
        </w:rPr>
      </w:pPr>
    </w:p>
    <w:p w14:paraId="4C2A22D8" w14:textId="77777777" w:rsidR="000D0F26" w:rsidRPr="000D0F26" w:rsidRDefault="000D0F26" w:rsidP="000D0F26">
      <w:pPr>
        <w:spacing w:after="0"/>
        <w:rPr>
          <w:rFonts w:ascii="Arial" w:hAnsi="Arial" w:cs="Arial"/>
          <w:color w:val="808080" w:themeColor="background1" w:themeShade="80"/>
          <w:sz w:val="24"/>
          <w:szCs w:val="24"/>
        </w:rPr>
      </w:pPr>
    </w:p>
    <w:p w14:paraId="6F54237B" w14:textId="54395E29" w:rsidR="004969F2" w:rsidRPr="004969F2" w:rsidRDefault="00B833E6" w:rsidP="00DB368F">
      <w:pPr>
        <w:pStyle w:val="Heading1"/>
        <w:spacing w:after="0"/>
        <w:ind w:left="567" w:hanging="567"/>
      </w:pPr>
      <w:bookmarkStart w:id="142" w:name="_Toc195708197"/>
      <w:r>
        <w:t>SIGNATURES</w:t>
      </w:r>
      <w:bookmarkEnd w:id="142"/>
    </w:p>
    <w:p w14:paraId="61116802" w14:textId="77777777" w:rsidR="00DB368F" w:rsidRDefault="00DB368F" w:rsidP="00DB368F">
      <w:pPr>
        <w:spacing w:after="0"/>
        <w:rPr>
          <w:rFonts w:ascii="Arial" w:hAnsi="Arial"/>
          <w:color w:val="808080"/>
          <w:sz w:val="18"/>
          <w:szCs w:val="18"/>
        </w:rPr>
      </w:pPr>
    </w:p>
    <w:p w14:paraId="09E220A5" w14:textId="37DE2A81" w:rsidR="00B833E6" w:rsidRDefault="00B833E6" w:rsidP="00DB368F">
      <w:pPr>
        <w:spacing w:after="0"/>
        <w:rPr>
          <w:rFonts w:ascii="Arial" w:hAnsi="Arial"/>
          <w:color w:val="808080"/>
          <w:sz w:val="18"/>
          <w:szCs w:val="18"/>
        </w:rPr>
      </w:pPr>
      <w:r w:rsidRPr="00E934CE">
        <w:rPr>
          <w:rFonts w:ascii="Arial" w:hAnsi="Arial"/>
          <w:color w:val="808080"/>
          <w:sz w:val="18"/>
          <w:szCs w:val="18"/>
        </w:rPr>
        <w:t xml:space="preserve">The following authorised representatives of each party execute this </w:t>
      </w:r>
      <w:r w:rsidR="0021028C">
        <w:rPr>
          <w:rFonts w:ascii="Arial" w:hAnsi="Arial"/>
          <w:color w:val="808080"/>
          <w:sz w:val="18"/>
          <w:szCs w:val="18"/>
        </w:rPr>
        <w:t>Agreement</w:t>
      </w:r>
      <w:r w:rsidRPr="00E934CE">
        <w:rPr>
          <w:rFonts w:ascii="Arial" w:hAnsi="Arial"/>
          <w:color w:val="808080"/>
          <w:sz w:val="18"/>
          <w:szCs w:val="18"/>
        </w:rPr>
        <w:t xml:space="preserve"> at the Commencement </w:t>
      </w:r>
    </w:p>
    <w:p w14:paraId="430B1044" w14:textId="368B6505" w:rsidR="00B833E6" w:rsidRPr="00723D0A" w:rsidRDefault="00B833E6" w:rsidP="00DB368F">
      <w:pPr>
        <w:spacing w:after="0"/>
        <w:rPr>
          <w:rFonts w:ascii="Arial" w:hAnsi="Arial"/>
          <w:color w:val="808080" w:themeColor="background1" w:themeShade="80"/>
          <w:sz w:val="18"/>
          <w:szCs w:val="18"/>
        </w:rPr>
      </w:pPr>
      <w:r w:rsidRPr="00723D0A">
        <w:rPr>
          <w:rFonts w:ascii="Arial" w:hAnsi="Arial"/>
          <w:color w:val="808080" w:themeColor="background1" w:themeShade="80"/>
          <w:sz w:val="18"/>
          <w:szCs w:val="18"/>
        </w:rPr>
        <w:t>Date:</w:t>
      </w:r>
      <w:r w:rsidR="00884462" w:rsidRPr="00723D0A">
        <w:rPr>
          <w:rFonts w:ascii="Arial" w:hAnsi="Arial"/>
          <w:color w:val="808080" w:themeColor="background1" w:themeShade="80"/>
          <w:sz w:val="18"/>
          <w:szCs w:val="18"/>
        </w:rPr>
        <w:t xml:space="preserve">  </w:t>
      </w:r>
      <w:r w:rsidR="00632D2A" w:rsidRPr="00723D0A">
        <w:rPr>
          <w:rFonts w:ascii="Arial" w:hAnsi="Arial"/>
          <w:color w:val="808080" w:themeColor="background1" w:themeShade="80"/>
          <w:sz w:val="18"/>
          <w:szCs w:val="18"/>
        </w:rPr>
        <w:t>1</w:t>
      </w:r>
      <w:r w:rsidR="001E35F6" w:rsidRPr="00723D0A">
        <w:rPr>
          <w:rFonts w:ascii="Arial" w:hAnsi="Arial"/>
          <w:color w:val="808080" w:themeColor="background1" w:themeShade="80"/>
          <w:sz w:val="18"/>
          <w:szCs w:val="18"/>
        </w:rPr>
        <w:t>6</w:t>
      </w:r>
      <w:r w:rsidR="00632D2A" w:rsidRPr="00723D0A">
        <w:rPr>
          <w:rFonts w:ascii="Arial" w:hAnsi="Arial"/>
          <w:color w:val="808080" w:themeColor="background1" w:themeShade="80"/>
          <w:sz w:val="18"/>
          <w:szCs w:val="18"/>
          <w:vertAlign w:val="superscript"/>
        </w:rPr>
        <w:t>th</w:t>
      </w:r>
      <w:r w:rsidR="00632D2A" w:rsidRPr="00723D0A">
        <w:rPr>
          <w:rFonts w:ascii="Arial" w:hAnsi="Arial"/>
          <w:color w:val="808080" w:themeColor="background1" w:themeShade="80"/>
          <w:sz w:val="18"/>
          <w:szCs w:val="18"/>
        </w:rPr>
        <w:t xml:space="preserve"> April 2025.</w:t>
      </w:r>
    </w:p>
    <w:p w14:paraId="1A7BCEA2" w14:textId="2C314137" w:rsidR="00B833E6" w:rsidRDefault="00B833E6" w:rsidP="00DB368F">
      <w:pPr>
        <w:spacing w:after="0"/>
        <w:rPr>
          <w:rFonts w:ascii="Arial" w:hAnsi="Arial"/>
          <w:color w:val="808080"/>
          <w:sz w:val="18"/>
          <w:szCs w:val="18"/>
        </w:rPr>
      </w:pPr>
    </w:p>
    <w:p w14:paraId="789F9B0B" w14:textId="77777777" w:rsidR="00DB368F" w:rsidRDefault="00DB368F" w:rsidP="00DB368F">
      <w:pPr>
        <w:spacing w:after="0"/>
        <w:rPr>
          <w:rFonts w:ascii="Arial" w:hAnsi="Arial"/>
          <w:color w:val="808080"/>
          <w:sz w:val="18"/>
          <w:szCs w:val="18"/>
        </w:rPr>
      </w:pPr>
    </w:p>
    <w:p w14:paraId="1AB2CCBC" w14:textId="08138615" w:rsidR="00B833E6" w:rsidRDefault="00B833E6" w:rsidP="00DB368F">
      <w:pPr>
        <w:spacing w:after="0"/>
        <w:ind w:firstLine="720"/>
        <w:rPr>
          <w:rFonts w:ascii="Arial" w:hAnsi="Arial"/>
          <w:b/>
          <w:bCs/>
          <w:color w:val="808080"/>
          <w:sz w:val="20"/>
          <w:szCs w:val="20"/>
        </w:rPr>
      </w:pPr>
      <w:r w:rsidRPr="00E934CE">
        <w:rPr>
          <w:rFonts w:ascii="Arial" w:hAnsi="Arial"/>
          <w:b/>
          <w:bCs/>
          <w:color w:val="808080"/>
          <w:sz w:val="20"/>
          <w:szCs w:val="20"/>
        </w:rPr>
        <w:t xml:space="preserve">For the </w:t>
      </w:r>
      <w:r w:rsidR="00C3178B">
        <w:rPr>
          <w:rFonts w:ascii="Arial" w:hAnsi="Arial"/>
          <w:b/>
          <w:bCs/>
          <w:color w:val="808080"/>
          <w:sz w:val="20"/>
          <w:szCs w:val="20"/>
        </w:rPr>
        <w:t>Supplier</w:t>
      </w:r>
    </w:p>
    <w:p w14:paraId="5864FE65" w14:textId="1E0BDA74" w:rsidR="008400C5" w:rsidRDefault="008400C5" w:rsidP="00DB368F">
      <w:pPr>
        <w:spacing w:after="0"/>
        <w:ind w:firstLine="720"/>
        <w:rPr>
          <w:rFonts w:ascii="Arial" w:hAnsi="Arial"/>
          <w:color w:val="808080"/>
          <w:sz w:val="20"/>
          <w:szCs w:val="20"/>
        </w:rPr>
      </w:pPr>
    </w:p>
    <w:p w14:paraId="47C84585" w14:textId="42FC7DCB" w:rsidR="00DB368F" w:rsidRDefault="00DB368F" w:rsidP="00DB368F">
      <w:pPr>
        <w:spacing w:after="0"/>
        <w:ind w:firstLine="720"/>
        <w:rPr>
          <w:rFonts w:ascii="Arial" w:hAnsi="Arial"/>
          <w:color w:val="808080"/>
          <w:sz w:val="20"/>
          <w:szCs w:val="20"/>
        </w:rPr>
      </w:pPr>
    </w:p>
    <w:p w14:paraId="6B72A105" w14:textId="27983993" w:rsidR="00DB368F" w:rsidRDefault="00DB368F" w:rsidP="00DB368F">
      <w:pPr>
        <w:spacing w:after="0"/>
        <w:ind w:firstLine="720"/>
        <w:rPr>
          <w:rFonts w:ascii="Arial" w:hAnsi="Arial"/>
          <w:color w:val="808080"/>
          <w:sz w:val="20"/>
          <w:szCs w:val="20"/>
        </w:rPr>
      </w:pPr>
    </w:p>
    <w:p w14:paraId="15E58084" w14:textId="77777777" w:rsidR="00DB368F" w:rsidRPr="00E934CE" w:rsidRDefault="00DB368F" w:rsidP="00DB368F">
      <w:pPr>
        <w:spacing w:after="0"/>
        <w:ind w:firstLine="720"/>
        <w:rPr>
          <w:rFonts w:ascii="Arial" w:hAnsi="Arial"/>
          <w:color w:val="808080"/>
          <w:sz w:val="20"/>
          <w:szCs w:val="20"/>
        </w:rPr>
      </w:pPr>
    </w:p>
    <w:p w14:paraId="35804813" w14:textId="4D8E26B9" w:rsidR="0095448F" w:rsidRDefault="00B833E6" w:rsidP="00DB368F">
      <w:pPr>
        <w:spacing w:after="0"/>
        <w:rPr>
          <w:rFonts w:ascii="Arial" w:hAnsi="Arial"/>
          <w:color w:val="808080"/>
          <w:sz w:val="20"/>
          <w:szCs w:val="20"/>
        </w:rPr>
      </w:pPr>
      <w:r w:rsidRPr="00E934CE">
        <w:rPr>
          <w:rFonts w:ascii="Arial" w:hAnsi="Arial"/>
          <w:color w:val="808080"/>
          <w:sz w:val="20"/>
          <w:szCs w:val="20"/>
        </w:rPr>
        <w:t>Signature:</w:t>
      </w:r>
      <w:r w:rsidR="0095448F">
        <w:rPr>
          <w:rFonts w:ascii="Arial" w:hAnsi="Arial"/>
          <w:color w:val="808080"/>
          <w:sz w:val="20"/>
          <w:szCs w:val="20"/>
        </w:rPr>
        <w:t xml:space="preserve"> </w:t>
      </w:r>
      <w:r w:rsidR="00B97ADF">
        <w:rPr>
          <w:rFonts w:ascii="Arial" w:hAnsi="Arial"/>
          <w:color w:val="808080"/>
          <w:sz w:val="20"/>
          <w:szCs w:val="20"/>
        </w:rPr>
        <w:t xml:space="preserve"> ______________________________</w:t>
      </w:r>
    </w:p>
    <w:p w14:paraId="617060BF" w14:textId="77777777" w:rsidR="00DB368F" w:rsidRDefault="00DB368F" w:rsidP="00DB368F">
      <w:pPr>
        <w:spacing w:after="0"/>
        <w:rPr>
          <w:rFonts w:ascii="Arial" w:hAnsi="Arial"/>
          <w:color w:val="808080"/>
          <w:sz w:val="20"/>
          <w:szCs w:val="20"/>
        </w:rPr>
      </w:pPr>
    </w:p>
    <w:p w14:paraId="1559E383" w14:textId="0FA6C09B" w:rsidR="00B833E6" w:rsidRPr="00B61CED" w:rsidRDefault="0067763F" w:rsidP="00DB368F">
      <w:pPr>
        <w:spacing w:after="0"/>
        <w:rPr>
          <w:rFonts w:ascii="Arial" w:hAnsi="Arial"/>
          <w:color w:val="808080" w:themeColor="background1" w:themeShade="80"/>
          <w:sz w:val="20"/>
          <w:szCs w:val="20"/>
        </w:rPr>
      </w:pPr>
      <w:r w:rsidRPr="00B61CED">
        <w:rPr>
          <w:rFonts w:ascii="Arial" w:hAnsi="Arial"/>
          <w:color w:val="808080" w:themeColor="background1" w:themeShade="80"/>
          <w:sz w:val="20"/>
          <w:szCs w:val="20"/>
        </w:rPr>
        <w:t>Name</w:t>
      </w:r>
      <w:r w:rsidR="00B833E6" w:rsidRPr="00B61CED">
        <w:rPr>
          <w:rFonts w:ascii="Arial" w:hAnsi="Arial"/>
          <w:color w:val="808080" w:themeColor="background1" w:themeShade="80"/>
          <w:sz w:val="20"/>
          <w:szCs w:val="20"/>
        </w:rPr>
        <w:t>:</w:t>
      </w:r>
      <w:r w:rsidR="00B97ADF" w:rsidRPr="00B61CED">
        <w:rPr>
          <w:rFonts w:ascii="Arial" w:hAnsi="Arial"/>
          <w:color w:val="808080" w:themeColor="background1" w:themeShade="80"/>
          <w:sz w:val="20"/>
          <w:szCs w:val="20"/>
        </w:rPr>
        <w:t xml:space="preserve"> </w:t>
      </w:r>
    </w:p>
    <w:p w14:paraId="111C0006" w14:textId="77777777" w:rsidR="00DB368F" w:rsidRPr="00B61CED" w:rsidRDefault="00DB368F" w:rsidP="00DB368F">
      <w:pPr>
        <w:spacing w:after="0"/>
        <w:rPr>
          <w:rFonts w:ascii="Arial" w:hAnsi="Arial"/>
          <w:color w:val="808080" w:themeColor="background1" w:themeShade="80"/>
          <w:sz w:val="20"/>
          <w:szCs w:val="20"/>
        </w:rPr>
      </w:pPr>
    </w:p>
    <w:p w14:paraId="3479CD91" w14:textId="695AA01C" w:rsidR="00B833E6" w:rsidRPr="00B61CED" w:rsidRDefault="00B833E6" w:rsidP="00DB368F">
      <w:pPr>
        <w:spacing w:after="0"/>
        <w:rPr>
          <w:rFonts w:ascii="Arial" w:hAnsi="Arial"/>
          <w:color w:val="808080" w:themeColor="background1" w:themeShade="80"/>
          <w:sz w:val="20"/>
          <w:szCs w:val="20"/>
        </w:rPr>
      </w:pPr>
      <w:r w:rsidRPr="00B61CED">
        <w:rPr>
          <w:rFonts w:ascii="Arial" w:hAnsi="Arial"/>
          <w:color w:val="808080" w:themeColor="background1" w:themeShade="80"/>
          <w:sz w:val="20"/>
          <w:szCs w:val="20"/>
        </w:rPr>
        <w:t>Position:</w:t>
      </w:r>
      <w:r w:rsidR="0067763F" w:rsidRPr="00B61CED">
        <w:rPr>
          <w:rFonts w:ascii="Arial" w:hAnsi="Arial"/>
          <w:color w:val="808080" w:themeColor="background1" w:themeShade="80"/>
          <w:sz w:val="20"/>
          <w:szCs w:val="20"/>
        </w:rPr>
        <w:t xml:space="preserve"> </w:t>
      </w:r>
      <w:r w:rsidR="0095448F" w:rsidRPr="00B61CED">
        <w:rPr>
          <w:rFonts w:ascii="Arial" w:hAnsi="Arial"/>
          <w:color w:val="808080" w:themeColor="background1" w:themeShade="80"/>
          <w:sz w:val="20"/>
          <w:szCs w:val="20"/>
        </w:rPr>
        <w:t xml:space="preserve"> </w:t>
      </w:r>
    </w:p>
    <w:p w14:paraId="0D8F41CE" w14:textId="77777777" w:rsidR="00DB368F" w:rsidRPr="00632D2A" w:rsidRDefault="00DB368F" w:rsidP="00DB368F">
      <w:pPr>
        <w:spacing w:after="0"/>
        <w:rPr>
          <w:rFonts w:ascii="Arial" w:hAnsi="Arial"/>
          <w:color w:val="808080" w:themeColor="background1" w:themeShade="80"/>
          <w:sz w:val="20"/>
          <w:szCs w:val="20"/>
        </w:rPr>
      </w:pPr>
    </w:p>
    <w:p w14:paraId="3FCFF743" w14:textId="0BF699BA" w:rsidR="00B833E6" w:rsidRPr="00632D2A" w:rsidRDefault="00B833E6" w:rsidP="00DB368F">
      <w:pPr>
        <w:spacing w:after="0"/>
        <w:rPr>
          <w:rFonts w:ascii="Arial" w:hAnsi="Arial"/>
          <w:color w:val="808080" w:themeColor="background1" w:themeShade="80"/>
          <w:sz w:val="20"/>
          <w:szCs w:val="20"/>
        </w:rPr>
      </w:pPr>
      <w:r w:rsidRPr="00632D2A">
        <w:rPr>
          <w:rFonts w:ascii="Arial" w:hAnsi="Arial"/>
          <w:color w:val="808080" w:themeColor="background1" w:themeShade="80"/>
          <w:sz w:val="20"/>
          <w:szCs w:val="20"/>
        </w:rPr>
        <w:t>Date of Signing</w:t>
      </w:r>
      <w:r w:rsidR="0067763F" w:rsidRPr="00723D0A">
        <w:rPr>
          <w:rFonts w:ascii="Arial" w:hAnsi="Arial"/>
          <w:color w:val="808080" w:themeColor="background1" w:themeShade="80"/>
          <w:sz w:val="20"/>
          <w:szCs w:val="20"/>
        </w:rPr>
        <w:t>:</w:t>
      </w:r>
      <w:r w:rsidR="00DB368F" w:rsidRPr="00723D0A">
        <w:rPr>
          <w:rFonts w:ascii="Arial" w:hAnsi="Arial"/>
          <w:color w:val="808080" w:themeColor="background1" w:themeShade="80"/>
          <w:sz w:val="20"/>
          <w:szCs w:val="20"/>
        </w:rPr>
        <w:t xml:space="preserve">  </w:t>
      </w:r>
      <w:r w:rsidR="00194C10">
        <w:rPr>
          <w:rFonts w:ascii="Arial" w:hAnsi="Arial"/>
          <w:color w:val="808080" w:themeColor="background1" w:themeShade="80"/>
          <w:sz w:val="20"/>
          <w:szCs w:val="20"/>
        </w:rPr>
        <w:t>22</w:t>
      </w:r>
      <w:r w:rsidR="00194C10" w:rsidRPr="00194C10">
        <w:rPr>
          <w:rFonts w:ascii="Arial" w:hAnsi="Arial"/>
          <w:color w:val="808080" w:themeColor="background1" w:themeShade="80"/>
          <w:sz w:val="20"/>
          <w:szCs w:val="20"/>
          <w:vertAlign w:val="superscript"/>
        </w:rPr>
        <w:t>nd</w:t>
      </w:r>
      <w:r w:rsidR="00632D2A" w:rsidRPr="00723D0A">
        <w:rPr>
          <w:rFonts w:ascii="Arial" w:hAnsi="Arial"/>
          <w:color w:val="808080" w:themeColor="background1" w:themeShade="80"/>
          <w:sz w:val="20"/>
          <w:szCs w:val="20"/>
        </w:rPr>
        <w:t xml:space="preserve"> April 2025</w:t>
      </w:r>
    </w:p>
    <w:p w14:paraId="575535A6" w14:textId="77777777" w:rsidR="00DB368F" w:rsidRPr="0052385B" w:rsidRDefault="00DB368F" w:rsidP="00DB368F">
      <w:pPr>
        <w:spacing w:after="0"/>
        <w:rPr>
          <w:rFonts w:ascii="Arial" w:hAnsi="Arial"/>
          <w:color w:val="808080" w:themeColor="background1" w:themeShade="80"/>
          <w:sz w:val="20"/>
          <w:szCs w:val="20"/>
        </w:rPr>
      </w:pPr>
    </w:p>
    <w:p w14:paraId="2669E16B" w14:textId="6D8717CF" w:rsidR="00351F0E" w:rsidRPr="0052385B" w:rsidRDefault="00351F0E" w:rsidP="00DB368F">
      <w:pPr>
        <w:spacing w:after="0"/>
        <w:rPr>
          <w:rFonts w:ascii="Arial" w:hAnsi="Arial"/>
          <w:color w:val="808080" w:themeColor="background1" w:themeShade="80"/>
          <w:sz w:val="20"/>
          <w:szCs w:val="20"/>
        </w:rPr>
      </w:pPr>
      <w:r w:rsidRPr="0052385B">
        <w:rPr>
          <w:rFonts w:ascii="Arial" w:hAnsi="Arial"/>
          <w:color w:val="808080" w:themeColor="background1" w:themeShade="80"/>
          <w:sz w:val="20"/>
          <w:szCs w:val="20"/>
        </w:rPr>
        <w:t xml:space="preserve">Place of </w:t>
      </w:r>
      <w:r w:rsidRPr="00392C00">
        <w:rPr>
          <w:rFonts w:ascii="Arial" w:hAnsi="Arial"/>
          <w:color w:val="808080" w:themeColor="background1" w:themeShade="80"/>
          <w:sz w:val="20"/>
          <w:szCs w:val="20"/>
        </w:rPr>
        <w:t>Signature:  Krugersdorp</w:t>
      </w:r>
    </w:p>
    <w:p w14:paraId="284D9909" w14:textId="691FCDB0" w:rsidR="00B833E6" w:rsidRDefault="00B833E6" w:rsidP="00DB368F">
      <w:pPr>
        <w:spacing w:after="0"/>
        <w:rPr>
          <w:rFonts w:ascii="Arial" w:hAnsi="Arial"/>
          <w:color w:val="808080"/>
          <w:sz w:val="20"/>
          <w:szCs w:val="20"/>
        </w:rPr>
      </w:pPr>
    </w:p>
    <w:p w14:paraId="0422D8FE" w14:textId="77777777" w:rsidR="00DB368F" w:rsidRPr="00E934CE" w:rsidRDefault="00DB368F" w:rsidP="00DB368F">
      <w:pPr>
        <w:spacing w:after="0"/>
        <w:rPr>
          <w:rFonts w:ascii="Arial" w:hAnsi="Arial"/>
          <w:color w:val="808080"/>
          <w:sz w:val="20"/>
          <w:szCs w:val="20"/>
        </w:rPr>
      </w:pPr>
    </w:p>
    <w:p w14:paraId="43F4C3FD" w14:textId="72429729" w:rsidR="008400C5" w:rsidRDefault="00B833E6" w:rsidP="00DB368F">
      <w:pPr>
        <w:spacing w:after="0"/>
        <w:ind w:firstLine="720"/>
        <w:rPr>
          <w:rFonts w:ascii="Arial" w:hAnsi="Arial"/>
          <w:color w:val="808080"/>
          <w:sz w:val="20"/>
          <w:szCs w:val="20"/>
        </w:rPr>
      </w:pPr>
      <w:r w:rsidRPr="00E934CE">
        <w:rPr>
          <w:rFonts w:ascii="Arial" w:hAnsi="Arial"/>
          <w:b/>
          <w:bCs/>
          <w:color w:val="808080"/>
          <w:sz w:val="20"/>
          <w:szCs w:val="20"/>
        </w:rPr>
        <w:t xml:space="preserve">For the </w:t>
      </w:r>
      <w:r w:rsidR="00C3178B">
        <w:rPr>
          <w:rFonts w:ascii="Arial" w:hAnsi="Arial"/>
          <w:b/>
          <w:bCs/>
          <w:color w:val="808080"/>
          <w:sz w:val="20"/>
          <w:szCs w:val="20"/>
        </w:rPr>
        <w:t>Client</w:t>
      </w:r>
      <w:r>
        <w:rPr>
          <w:rFonts w:ascii="Arial" w:hAnsi="Arial"/>
          <w:color w:val="808080"/>
          <w:sz w:val="20"/>
          <w:szCs w:val="20"/>
        </w:rPr>
        <w:tab/>
      </w:r>
    </w:p>
    <w:p w14:paraId="28CFCA5C" w14:textId="77777777" w:rsidR="00DB368F" w:rsidRDefault="00DB368F" w:rsidP="00DB368F">
      <w:pPr>
        <w:spacing w:after="0"/>
        <w:ind w:firstLine="720"/>
        <w:rPr>
          <w:rFonts w:ascii="Arial" w:hAnsi="Arial"/>
          <w:color w:val="808080"/>
          <w:sz w:val="20"/>
          <w:szCs w:val="20"/>
        </w:rPr>
      </w:pPr>
    </w:p>
    <w:p w14:paraId="69815542" w14:textId="77777777" w:rsidR="00DB368F" w:rsidRDefault="00DB368F" w:rsidP="00DB368F">
      <w:pPr>
        <w:spacing w:after="0"/>
        <w:ind w:firstLine="720"/>
        <w:rPr>
          <w:rFonts w:ascii="Arial" w:hAnsi="Arial"/>
          <w:color w:val="808080"/>
          <w:sz w:val="20"/>
          <w:szCs w:val="20"/>
        </w:rPr>
      </w:pPr>
    </w:p>
    <w:p w14:paraId="14C2F04F" w14:textId="77777777" w:rsidR="00DB368F" w:rsidRDefault="00DB368F" w:rsidP="00DB368F">
      <w:pPr>
        <w:spacing w:after="0"/>
        <w:ind w:firstLine="720"/>
        <w:rPr>
          <w:rFonts w:ascii="Arial" w:hAnsi="Arial"/>
          <w:color w:val="808080"/>
          <w:sz w:val="20"/>
          <w:szCs w:val="20"/>
        </w:rPr>
      </w:pPr>
    </w:p>
    <w:p w14:paraId="200F92F5" w14:textId="21B0C003" w:rsidR="00B833E6" w:rsidRPr="00E934CE" w:rsidRDefault="00B833E6" w:rsidP="00DB368F">
      <w:pPr>
        <w:spacing w:after="0"/>
        <w:ind w:firstLine="720"/>
        <w:rPr>
          <w:rFonts w:ascii="Arial" w:hAnsi="Arial"/>
          <w:color w:val="808080"/>
          <w:sz w:val="20"/>
          <w:szCs w:val="20"/>
        </w:rPr>
      </w:pPr>
      <w:r>
        <w:rPr>
          <w:rFonts w:ascii="Arial" w:hAnsi="Arial"/>
          <w:color w:val="808080"/>
          <w:sz w:val="20"/>
          <w:szCs w:val="20"/>
        </w:rPr>
        <w:tab/>
      </w:r>
    </w:p>
    <w:p w14:paraId="108596E0" w14:textId="6E9FDE52" w:rsidR="0095448F" w:rsidRDefault="00B833E6" w:rsidP="00DB368F">
      <w:pPr>
        <w:spacing w:after="0"/>
        <w:rPr>
          <w:rFonts w:ascii="Arial" w:hAnsi="Arial"/>
          <w:color w:val="808080"/>
          <w:sz w:val="20"/>
          <w:szCs w:val="20"/>
        </w:rPr>
      </w:pPr>
      <w:r w:rsidRPr="00E934CE">
        <w:rPr>
          <w:rFonts w:ascii="Arial" w:hAnsi="Arial"/>
          <w:color w:val="808080"/>
          <w:sz w:val="20"/>
          <w:szCs w:val="20"/>
        </w:rPr>
        <w:t>Signature</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14:paraId="0620E308" w14:textId="77777777" w:rsidR="00DB368F" w:rsidRPr="00E934CE" w:rsidRDefault="00DB368F" w:rsidP="00DB368F">
      <w:pPr>
        <w:spacing w:after="0"/>
        <w:rPr>
          <w:rFonts w:ascii="Arial" w:hAnsi="Arial"/>
          <w:color w:val="808080"/>
          <w:sz w:val="20"/>
          <w:szCs w:val="20"/>
        </w:rPr>
      </w:pPr>
    </w:p>
    <w:p w14:paraId="6FF9C8FE" w14:textId="36B26B78" w:rsidR="00B833E6" w:rsidRDefault="0067763F" w:rsidP="00DB368F">
      <w:pPr>
        <w:spacing w:after="0"/>
        <w:rPr>
          <w:rFonts w:ascii="Arial" w:hAnsi="Arial"/>
          <w:color w:val="808080"/>
          <w:sz w:val="20"/>
          <w:szCs w:val="20"/>
        </w:rPr>
      </w:pPr>
      <w:r>
        <w:rPr>
          <w:rFonts w:ascii="Arial" w:hAnsi="Arial"/>
          <w:color w:val="808080"/>
          <w:sz w:val="20"/>
          <w:szCs w:val="20"/>
        </w:rPr>
        <w:t>Name</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14:paraId="75D1B1F5" w14:textId="77777777" w:rsidR="00DB368F" w:rsidRPr="00E934CE" w:rsidRDefault="00DB368F" w:rsidP="00DB368F">
      <w:pPr>
        <w:spacing w:after="0"/>
        <w:rPr>
          <w:rFonts w:ascii="Arial" w:hAnsi="Arial"/>
          <w:color w:val="808080"/>
          <w:sz w:val="20"/>
          <w:szCs w:val="20"/>
        </w:rPr>
      </w:pPr>
    </w:p>
    <w:p w14:paraId="5CA0AC43" w14:textId="08A4FC44" w:rsidR="00B833E6" w:rsidRDefault="00B833E6" w:rsidP="00DB368F">
      <w:pPr>
        <w:spacing w:after="0"/>
        <w:rPr>
          <w:rFonts w:ascii="Arial" w:hAnsi="Arial"/>
          <w:color w:val="808080"/>
          <w:sz w:val="20"/>
          <w:szCs w:val="20"/>
        </w:rPr>
      </w:pPr>
      <w:r w:rsidRPr="00E934CE">
        <w:rPr>
          <w:rFonts w:ascii="Arial" w:hAnsi="Arial"/>
          <w:color w:val="808080"/>
          <w:sz w:val="20"/>
          <w:szCs w:val="20"/>
        </w:rPr>
        <w:t>Position</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14:paraId="3C6E84B6" w14:textId="77777777" w:rsidR="00DB368F" w:rsidRPr="00E934CE" w:rsidRDefault="00DB368F" w:rsidP="00DB368F">
      <w:pPr>
        <w:spacing w:after="0"/>
        <w:rPr>
          <w:rFonts w:ascii="Arial" w:hAnsi="Arial"/>
          <w:color w:val="808080"/>
          <w:sz w:val="20"/>
          <w:szCs w:val="20"/>
        </w:rPr>
      </w:pPr>
    </w:p>
    <w:p w14:paraId="1AFD6713" w14:textId="76E602F2" w:rsidR="00B833E6" w:rsidRDefault="00C3178B" w:rsidP="00DB368F">
      <w:pPr>
        <w:spacing w:after="0"/>
        <w:rPr>
          <w:rFonts w:ascii="Arial" w:hAnsi="Arial"/>
          <w:color w:val="808080"/>
          <w:sz w:val="20"/>
          <w:szCs w:val="20"/>
        </w:rPr>
      </w:pPr>
      <w:r>
        <w:rPr>
          <w:rFonts w:ascii="Arial" w:hAnsi="Arial"/>
          <w:color w:val="808080"/>
          <w:sz w:val="20"/>
          <w:szCs w:val="20"/>
        </w:rPr>
        <w:t>C</w:t>
      </w:r>
      <w:r w:rsidR="009D198C">
        <w:rPr>
          <w:rFonts w:ascii="Arial" w:hAnsi="Arial"/>
          <w:color w:val="808080"/>
          <w:sz w:val="20"/>
          <w:szCs w:val="20"/>
        </w:rPr>
        <w:t>ompany</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14:paraId="710BED08" w14:textId="77777777" w:rsidR="00DB368F" w:rsidRPr="00E934CE" w:rsidRDefault="00DB368F" w:rsidP="00DB368F">
      <w:pPr>
        <w:spacing w:after="0"/>
        <w:rPr>
          <w:rFonts w:ascii="Arial" w:hAnsi="Arial"/>
          <w:color w:val="808080"/>
          <w:sz w:val="20"/>
          <w:szCs w:val="20"/>
        </w:rPr>
      </w:pPr>
    </w:p>
    <w:p w14:paraId="06680A7D" w14:textId="71913421" w:rsidR="00B833E6" w:rsidRDefault="00B833E6" w:rsidP="00DB368F">
      <w:pPr>
        <w:spacing w:after="0"/>
        <w:rPr>
          <w:rFonts w:ascii="Arial" w:hAnsi="Arial"/>
          <w:color w:val="808080"/>
          <w:sz w:val="20"/>
          <w:szCs w:val="20"/>
        </w:rPr>
      </w:pPr>
      <w:r>
        <w:rPr>
          <w:rFonts w:ascii="Arial" w:hAnsi="Arial"/>
          <w:color w:val="808080"/>
          <w:sz w:val="20"/>
          <w:szCs w:val="20"/>
        </w:rPr>
        <w:t>Date of Signing</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14:paraId="6A89C94D" w14:textId="77777777" w:rsidR="00DB368F" w:rsidRPr="00E934CE" w:rsidRDefault="00DB368F" w:rsidP="00DB368F">
      <w:pPr>
        <w:spacing w:after="0"/>
        <w:rPr>
          <w:rFonts w:ascii="Arial" w:hAnsi="Arial"/>
          <w:color w:val="808080"/>
          <w:sz w:val="20"/>
          <w:szCs w:val="20"/>
        </w:rPr>
      </w:pPr>
    </w:p>
    <w:p w14:paraId="09F14072" w14:textId="62056782" w:rsidR="00197496" w:rsidRDefault="00B833E6" w:rsidP="00DB368F">
      <w:pPr>
        <w:spacing w:after="0"/>
        <w:rPr>
          <w:rFonts w:ascii="Arial" w:hAnsi="Arial"/>
          <w:color w:val="808080"/>
          <w:sz w:val="20"/>
          <w:szCs w:val="20"/>
        </w:rPr>
      </w:pPr>
      <w:r w:rsidRPr="00E934CE">
        <w:rPr>
          <w:rFonts w:ascii="Arial" w:hAnsi="Arial"/>
          <w:color w:val="808080"/>
          <w:sz w:val="20"/>
          <w:szCs w:val="20"/>
        </w:rPr>
        <w:t>Place of Signature</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14:paraId="0460BECC" w14:textId="640FF07C" w:rsidR="00DB368F" w:rsidRDefault="00DB368F" w:rsidP="00DB368F">
      <w:pPr>
        <w:spacing w:after="0"/>
        <w:rPr>
          <w:rFonts w:ascii="Arial" w:hAnsi="Arial"/>
          <w:color w:val="808080"/>
          <w:sz w:val="20"/>
          <w:szCs w:val="20"/>
        </w:rPr>
      </w:pPr>
    </w:p>
    <w:p w14:paraId="5289A64E" w14:textId="150BAE8B" w:rsidR="00DB368F" w:rsidRDefault="00DB368F" w:rsidP="00DB368F">
      <w:pPr>
        <w:spacing w:after="0"/>
        <w:rPr>
          <w:rFonts w:ascii="Arial" w:hAnsi="Arial"/>
          <w:color w:val="808080"/>
          <w:sz w:val="20"/>
          <w:szCs w:val="20"/>
        </w:rPr>
      </w:pPr>
    </w:p>
    <w:p w14:paraId="7C33D2CC" w14:textId="04B491E9" w:rsidR="00DB368F" w:rsidRDefault="00DB368F" w:rsidP="00DB368F">
      <w:pPr>
        <w:spacing w:after="0"/>
        <w:rPr>
          <w:rFonts w:ascii="Arial" w:hAnsi="Arial"/>
          <w:color w:val="808080"/>
          <w:sz w:val="20"/>
          <w:szCs w:val="20"/>
        </w:rPr>
      </w:pPr>
    </w:p>
    <w:p w14:paraId="1E4E5670" w14:textId="68F539D2" w:rsidR="00DB368F" w:rsidRDefault="00DB368F" w:rsidP="00DB368F">
      <w:pPr>
        <w:spacing w:after="0"/>
        <w:rPr>
          <w:rFonts w:ascii="Arial" w:hAnsi="Arial"/>
          <w:color w:val="808080"/>
          <w:sz w:val="20"/>
          <w:szCs w:val="20"/>
        </w:rPr>
      </w:pPr>
    </w:p>
    <w:p w14:paraId="19DB8586" w14:textId="09F441BA" w:rsidR="00DB368F" w:rsidRDefault="00DB368F" w:rsidP="00DB368F">
      <w:pPr>
        <w:spacing w:after="0"/>
        <w:rPr>
          <w:rFonts w:ascii="Arial" w:hAnsi="Arial"/>
          <w:color w:val="808080"/>
          <w:sz w:val="20"/>
          <w:szCs w:val="20"/>
        </w:rPr>
      </w:pPr>
    </w:p>
    <w:p w14:paraId="7A8A1FB6" w14:textId="52C38BC1" w:rsidR="006E00A3" w:rsidRDefault="006E00A3" w:rsidP="00DB368F">
      <w:pPr>
        <w:spacing w:after="0"/>
        <w:rPr>
          <w:rFonts w:ascii="Arial" w:hAnsi="Arial"/>
          <w:color w:val="808080"/>
          <w:sz w:val="20"/>
          <w:szCs w:val="20"/>
        </w:rPr>
      </w:pPr>
    </w:p>
    <w:p w14:paraId="32D55B48" w14:textId="0E2790CB" w:rsidR="00C0763B" w:rsidRDefault="00C0763B" w:rsidP="00DB368F">
      <w:pPr>
        <w:spacing w:after="0"/>
        <w:rPr>
          <w:rFonts w:ascii="Arial" w:hAnsi="Arial"/>
          <w:color w:val="808080"/>
          <w:sz w:val="20"/>
          <w:szCs w:val="20"/>
        </w:rPr>
      </w:pPr>
    </w:p>
    <w:p w14:paraId="1EEA79DD" w14:textId="2451DD04" w:rsidR="00C0763B" w:rsidRDefault="00C0763B" w:rsidP="00DB368F">
      <w:pPr>
        <w:spacing w:after="0"/>
        <w:rPr>
          <w:rFonts w:ascii="Arial" w:hAnsi="Arial"/>
          <w:color w:val="808080"/>
          <w:sz w:val="20"/>
          <w:szCs w:val="20"/>
        </w:rPr>
      </w:pPr>
    </w:p>
    <w:p w14:paraId="0B12724E" w14:textId="3066C4E4" w:rsidR="00C0763B" w:rsidRDefault="00C0763B" w:rsidP="00DB368F">
      <w:pPr>
        <w:spacing w:after="0"/>
        <w:rPr>
          <w:rFonts w:ascii="Arial" w:hAnsi="Arial"/>
          <w:color w:val="808080"/>
          <w:sz w:val="20"/>
          <w:szCs w:val="20"/>
        </w:rPr>
      </w:pPr>
    </w:p>
    <w:p w14:paraId="719C342B" w14:textId="77777777" w:rsidR="003E36F9" w:rsidRDefault="003E36F9" w:rsidP="00DB368F">
      <w:pPr>
        <w:spacing w:after="0"/>
        <w:rPr>
          <w:rFonts w:ascii="Arial" w:hAnsi="Arial"/>
          <w:color w:val="808080"/>
          <w:sz w:val="20"/>
          <w:szCs w:val="20"/>
        </w:rPr>
      </w:pPr>
    </w:p>
    <w:p w14:paraId="76ED4A7C" w14:textId="77777777" w:rsidR="00DB368F" w:rsidRPr="00DB368F" w:rsidRDefault="00DB368F" w:rsidP="00DB368F">
      <w:pPr>
        <w:spacing w:after="0"/>
        <w:rPr>
          <w:rFonts w:ascii="Arial" w:hAnsi="Arial"/>
          <w:color w:val="808080"/>
          <w:sz w:val="20"/>
          <w:szCs w:val="20"/>
        </w:rPr>
      </w:pPr>
    </w:p>
    <w:p w14:paraId="699BBF70" w14:textId="3246BD4B" w:rsidR="001D1FE9" w:rsidRPr="0015021A" w:rsidRDefault="002603F5" w:rsidP="001D1FE9">
      <w:pPr>
        <w:pStyle w:val="Heading1"/>
        <w:spacing w:after="0" w:line="240" w:lineRule="auto"/>
        <w:ind w:left="432" w:hanging="432"/>
        <w:rPr>
          <w:szCs w:val="24"/>
        </w:rPr>
      </w:pPr>
      <w:bookmarkStart w:id="143" w:name="_Toc15638126"/>
      <w:bookmarkStart w:id="144" w:name="_Toc195708198"/>
      <w:r w:rsidRPr="002603F5">
        <w:rPr>
          <w:szCs w:val="24"/>
        </w:rPr>
        <w:t>SCHEDULES</w:t>
      </w:r>
      <w:bookmarkEnd w:id="143"/>
      <w:bookmarkEnd w:id="144"/>
    </w:p>
    <w:p w14:paraId="065F6675" w14:textId="77777777" w:rsidR="001D1FE9" w:rsidRPr="001D1FE9" w:rsidRDefault="001D1FE9" w:rsidP="001D1FE9">
      <w:pPr>
        <w:spacing w:after="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06"/>
      </w:tblGrid>
      <w:tr w:rsidR="004B082E" w14:paraId="2092271D" w14:textId="77777777" w:rsidTr="004B082E">
        <w:trPr>
          <w:trHeight w:val="1128"/>
        </w:trPr>
        <w:tc>
          <w:tcPr>
            <w:tcW w:w="9006" w:type="dxa"/>
          </w:tcPr>
          <w:p w14:paraId="07EBB1F1" w14:textId="77777777" w:rsidR="00602F25" w:rsidRDefault="00602F25" w:rsidP="00602F25">
            <w:pPr>
              <w:pStyle w:val="Heading2"/>
              <w:numPr>
                <w:ilvl w:val="0"/>
                <w:numId w:val="0"/>
              </w:numPr>
              <w:spacing w:after="0"/>
              <w:ind w:left="429"/>
            </w:pPr>
            <w:bookmarkStart w:id="145" w:name="ta"/>
            <w:bookmarkStart w:id="146" w:name="_Toc15638127"/>
            <w:bookmarkStart w:id="147" w:name="_Hlk105054693"/>
            <w:bookmarkEnd w:id="145"/>
          </w:p>
          <w:p w14:paraId="1DB0BEBD" w14:textId="239E022E" w:rsidR="001D1FE9" w:rsidRPr="001D1FE9" w:rsidRDefault="004B082E" w:rsidP="00DA00D3">
            <w:pPr>
              <w:pStyle w:val="Heading2"/>
              <w:numPr>
                <w:ilvl w:val="1"/>
                <w:numId w:val="1"/>
              </w:numPr>
              <w:spacing w:after="0"/>
              <w:ind w:left="429"/>
            </w:pPr>
            <w:bookmarkStart w:id="148" w:name="_Toc195708199"/>
            <w:r w:rsidRPr="00022034">
              <w:t>SCHEDULE A</w:t>
            </w:r>
            <w:r w:rsidR="006C4C45">
              <w:t xml:space="preserve"> - </w:t>
            </w:r>
            <w:r w:rsidR="006C5352">
              <w:t>STANDARD SERVICES</w:t>
            </w:r>
            <w:bookmarkEnd w:id="148"/>
            <w:r w:rsidRPr="00022034">
              <w:t xml:space="preserve"> </w:t>
            </w:r>
            <w:bookmarkEnd w:id="146"/>
          </w:p>
        </w:tc>
      </w:tr>
    </w:tbl>
    <w:p w14:paraId="24D930A1" w14:textId="77777777" w:rsidR="001D1FE9" w:rsidRPr="001D1FE9" w:rsidRDefault="001D1FE9" w:rsidP="001D1FE9">
      <w:pPr>
        <w:spacing w:after="0"/>
        <w:rPr>
          <w:rFonts w:ascii="Arial" w:hAnsi="Arial" w:cs="Arial"/>
        </w:rPr>
      </w:pPr>
      <w:bookmarkStart w:id="149" w:name="_Hlk195094802"/>
    </w:p>
    <w:p w14:paraId="78365C85" w14:textId="17349296" w:rsidR="00872D08" w:rsidRPr="00261B6F" w:rsidRDefault="00C0763B" w:rsidP="00566F74">
      <w:pPr>
        <w:pStyle w:val="Heading3"/>
        <w:numPr>
          <w:ilvl w:val="0"/>
          <w:numId w:val="31"/>
        </w:numPr>
        <w:spacing w:after="0" w:line="240" w:lineRule="auto"/>
        <w:rPr>
          <w:sz w:val="24"/>
        </w:rPr>
      </w:pPr>
      <w:bookmarkStart w:id="150" w:name="_Toc195708200"/>
      <w:r>
        <w:rPr>
          <w:sz w:val="24"/>
        </w:rPr>
        <w:t>Dedicated Server Hosting</w:t>
      </w:r>
      <w:bookmarkEnd w:id="150"/>
    </w:p>
    <w:p w14:paraId="5B30B912" w14:textId="77777777" w:rsidR="00261B6F" w:rsidRDefault="00261B6F" w:rsidP="00783682">
      <w:pPr>
        <w:spacing w:after="0" w:line="240" w:lineRule="auto"/>
        <w:rPr>
          <w:rFonts w:ascii="Arial" w:eastAsia="Times New Roman" w:hAnsi="Arial" w:cs="Arial"/>
          <w:color w:val="FF0000"/>
          <w:sz w:val="18"/>
          <w:szCs w:val="18"/>
          <w:lang w:eastAsia="en-ZA"/>
        </w:rPr>
      </w:pPr>
    </w:p>
    <w:p w14:paraId="5AAC9947" w14:textId="6D7517C7" w:rsidR="002603F5" w:rsidRPr="00723D0A" w:rsidRDefault="00261B6F" w:rsidP="00783682">
      <w:pPr>
        <w:spacing w:after="0" w:line="240" w:lineRule="auto"/>
        <w:rPr>
          <w:rFonts w:ascii="Arial" w:eastAsia="Times New Roman" w:hAnsi="Arial" w:cs="Arial"/>
          <w:color w:val="808080" w:themeColor="background1" w:themeShade="80"/>
          <w:sz w:val="18"/>
          <w:szCs w:val="18"/>
          <w:lang w:eastAsia="en-ZA"/>
        </w:rPr>
      </w:pPr>
      <w:r w:rsidRPr="00723D0A">
        <w:rPr>
          <w:rFonts w:ascii="Arial" w:hAnsi="Arial" w:cs="Arial"/>
          <w:color w:val="808080" w:themeColor="background1" w:themeShade="80"/>
          <w:sz w:val="18"/>
          <w:szCs w:val="18"/>
        </w:rPr>
        <w:t>The Client’s physical and virtual servers are hosted at the Xneelo Samrand Data Centre, ensuring secure and reliable hosting services for the Client's digital infrastructure.</w:t>
      </w:r>
      <w:r w:rsidR="00872D08" w:rsidRPr="00723D0A">
        <w:rPr>
          <w:rFonts w:ascii="Arial" w:eastAsia="Times New Roman" w:hAnsi="Arial" w:cs="Arial"/>
          <w:color w:val="808080" w:themeColor="background1" w:themeShade="80"/>
          <w:sz w:val="18"/>
          <w:szCs w:val="18"/>
          <w:lang w:eastAsia="en-ZA"/>
        </w:rPr>
        <w:br/>
      </w:r>
      <w:bookmarkEnd w:id="149"/>
    </w:p>
    <w:p w14:paraId="2A81291D" w14:textId="486BDE57" w:rsidR="005A1C7C" w:rsidRPr="005A1C7C" w:rsidRDefault="002603F5" w:rsidP="00566F74">
      <w:pPr>
        <w:pStyle w:val="Heading3"/>
        <w:numPr>
          <w:ilvl w:val="0"/>
          <w:numId w:val="29"/>
        </w:numPr>
        <w:spacing w:after="0" w:line="240" w:lineRule="auto"/>
        <w:rPr>
          <w:sz w:val="24"/>
        </w:rPr>
      </w:pPr>
      <w:bookmarkStart w:id="151" w:name="_Toc15906940"/>
      <w:bookmarkStart w:id="152" w:name="_Toc15907464"/>
      <w:bookmarkStart w:id="153" w:name="_Toc15908478"/>
      <w:bookmarkStart w:id="154" w:name="_Toc15923515"/>
      <w:bookmarkStart w:id="155" w:name="_Toc15925217"/>
      <w:bookmarkStart w:id="156" w:name="_Toc15926972"/>
      <w:bookmarkStart w:id="157" w:name="_Toc15929689"/>
      <w:bookmarkStart w:id="158" w:name="_Toc195708201"/>
      <w:r w:rsidRPr="00434D17">
        <w:rPr>
          <w:sz w:val="24"/>
        </w:rPr>
        <w:t xml:space="preserve">Server </w:t>
      </w:r>
      <w:bookmarkEnd w:id="151"/>
      <w:bookmarkEnd w:id="152"/>
      <w:bookmarkEnd w:id="153"/>
      <w:bookmarkEnd w:id="154"/>
      <w:bookmarkEnd w:id="155"/>
      <w:bookmarkEnd w:id="156"/>
      <w:bookmarkEnd w:id="157"/>
      <w:r w:rsidR="00872D08">
        <w:rPr>
          <w:sz w:val="24"/>
        </w:rPr>
        <w:t>Management</w:t>
      </w:r>
      <w:bookmarkEnd w:id="158"/>
    </w:p>
    <w:p w14:paraId="3812FBBA" w14:textId="77777777" w:rsidR="000A0C65" w:rsidRPr="001D1FE9" w:rsidRDefault="000A0C65" w:rsidP="00783682">
      <w:pPr>
        <w:spacing w:after="0" w:line="240" w:lineRule="auto"/>
        <w:rPr>
          <w:rFonts w:ascii="Arial" w:hAnsi="Arial"/>
          <w:color w:val="808080"/>
        </w:rPr>
      </w:pPr>
    </w:p>
    <w:p w14:paraId="783F4E26" w14:textId="1F3B40E4" w:rsidR="00C0763B" w:rsidRPr="00723D0A" w:rsidRDefault="00C0763B" w:rsidP="00783682">
      <w:pPr>
        <w:spacing w:after="0" w:line="240" w:lineRule="auto"/>
        <w:rPr>
          <w:rFonts w:ascii="Arial" w:eastAsia="Times New Roman" w:hAnsi="Arial" w:cs="Arial"/>
          <w:color w:val="808080" w:themeColor="background1" w:themeShade="80"/>
          <w:sz w:val="18"/>
          <w:szCs w:val="18"/>
          <w:lang w:eastAsia="en-ZA"/>
        </w:rPr>
      </w:pPr>
      <w:r w:rsidRPr="00723D0A">
        <w:rPr>
          <w:rFonts w:ascii="Arial" w:eastAsia="Times New Roman" w:hAnsi="Arial" w:cs="Arial"/>
          <w:color w:val="808080" w:themeColor="background1" w:themeShade="80"/>
          <w:sz w:val="18"/>
          <w:szCs w:val="18"/>
          <w:lang w:eastAsia="en-ZA"/>
        </w:rPr>
        <w:t>Ongoing management, configuration, and administration of the Client’s servers to ensure optimal performance and security</w:t>
      </w:r>
      <w:r w:rsidR="00783682" w:rsidRPr="00723D0A">
        <w:rPr>
          <w:rFonts w:ascii="Arial" w:eastAsia="Times New Roman" w:hAnsi="Arial" w:cs="Arial"/>
          <w:color w:val="808080" w:themeColor="background1" w:themeShade="80"/>
          <w:sz w:val="18"/>
          <w:szCs w:val="18"/>
          <w:lang w:eastAsia="en-ZA"/>
        </w:rPr>
        <w:t>.</w:t>
      </w:r>
    </w:p>
    <w:p w14:paraId="0C4F4BED" w14:textId="77777777" w:rsidR="00C0763B" w:rsidRPr="00723D0A" w:rsidRDefault="00C0763B" w:rsidP="00783682">
      <w:pPr>
        <w:spacing w:after="0" w:line="240" w:lineRule="auto"/>
        <w:rPr>
          <w:rFonts w:ascii="Arial" w:hAnsi="Arial"/>
          <w:color w:val="808080" w:themeColor="background1" w:themeShade="80"/>
          <w:sz w:val="18"/>
          <w:szCs w:val="18"/>
        </w:rPr>
      </w:pPr>
    </w:p>
    <w:p w14:paraId="4B4FDF45" w14:textId="2FA5F25B" w:rsidR="002603F5" w:rsidRPr="00723D0A" w:rsidRDefault="002603F5" w:rsidP="00783682">
      <w:pPr>
        <w:spacing w:after="0" w:line="240" w:lineRule="auto"/>
        <w:rPr>
          <w:rFonts w:ascii="Arial" w:hAnsi="Arial"/>
          <w:color w:val="808080" w:themeColor="background1" w:themeShade="80"/>
          <w:sz w:val="18"/>
          <w:szCs w:val="18"/>
        </w:rPr>
      </w:pPr>
      <w:commentRangeStart w:id="159"/>
      <w:r w:rsidRPr="00723D0A">
        <w:rPr>
          <w:rFonts w:ascii="Arial" w:hAnsi="Arial"/>
          <w:color w:val="808080" w:themeColor="background1" w:themeShade="80"/>
          <w:sz w:val="18"/>
          <w:szCs w:val="18"/>
        </w:rPr>
        <w:t xml:space="preserve">The </w:t>
      </w:r>
      <w:r w:rsidR="00C3178B" w:rsidRPr="00723D0A">
        <w:rPr>
          <w:rFonts w:ascii="Arial" w:hAnsi="Arial"/>
          <w:color w:val="808080" w:themeColor="background1" w:themeShade="80"/>
          <w:sz w:val="18"/>
          <w:szCs w:val="18"/>
        </w:rPr>
        <w:t>Supplier</w:t>
      </w:r>
      <w:r w:rsidRPr="00723D0A">
        <w:rPr>
          <w:rFonts w:ascii="Arial" w:hAnsi="Arial"/>
          <w:color w:val="808080" w:themeColor="background1" w:themeShade="80"/>
          <w:sz w:val="18"/>
          <w:szCs w:val="18"/>
        </w:rPr>
        <w:t xml:space="preserve"> will maintain the servers to this </w:t>
      </w:r>
      <w:r w:rsidR="0021028C" w:rsidRPr="00723D0A">
        <w:rPr>
          <w:rFonts w:ascii="Arial" w:hAnsi="Arial"/>
          <w:color w:val="808080" w:themeColor="background1" w:themeShade="80"/>
          <w:sz w:val="18"/>
          <w:szCs w:val="18"/>
        </w:rPr>
        <w:t>Agreement</w:t>
      </w:r>
      <w:r w:rsidRPr="00723D0A">
        <w:rPr>
          <w:rFonts w:ascii="Arial" w:hAnsi="Arial"/>
          <w:color w:val="808080" w:themeColor="background1" w:themeShade="80"/>
          <w:sz w:val="18"/>
          <w:szCs w:val="18"/>
        </w:rPr>
        <w:t xml:space="preserve"> (which may change from time to time) with the following </w:t>
      </w:r>
      <w:r w:rsidR="0052385B" w:rsidRPr="00723D0A">
        <w:rPr>
          <w:rFonts w:ascii="Arial" w:hAnsi="Arial"/>
          <w:color w:val="808080" w:themeColor="background1" w:themeShade="80"/>
          <w:sz w:val="18"/>
          <w:szCs w:val="18"/>
        </w:rPr>
        <w:t>S</w:t>
      </w:r>
      <w:r w:rsidRPr="00723D0A">
        <w:rPr>
          <w:rFonts w:ascii="Arial" w:hAnsi="Arial"/>
          <w:color w:val="808080" w:themeColor="background1" w:themeShade="80"/>
          <w:sz w:val="18"/>
          <w:szCs w:val="18"/>
        </w:rPr>
        <w:t>ervices</w:t>
      </w:r>
      <w:r w:rsidR="00884462" w:rsidRPr="00723D0A">
        <w:rPr>
          <w:rFonts w:ascii="Arial" w:hAnsi="Arial"/>
          <w:color w:val="808080" w:themeColor="background1" w:themeShade="80"/>
          <w:sz w:val="18"/>
          <w:szCs w:val="18"/>
        </w:rPr>
        <w:t>:</w:t>
      </w:r>
      <w:commentRangeEnd w:id="159"/>
      <w:r w:rsidR="009F6BA1">
        <w:rPr>
          <w:rStyle w:val="CommentReference"/>
        </w:rPr>
        <w:commentReference w:id="159"/>
      </w:r>
    </w:p>
    <w:p w14:paraId="52352598" w14:textId="77777777" w:rsidR="002603F5" w:rsidRPr="00723D0A" w:rsidRDefault="002603F5" w:rsidP="00783682">
      <w:pPr>
        <w:spacing w:after="0" w:line="240" w:lineRule="auto"/>
        <w:rPr>
          <w:rFonts w:ascii="Arial" w:hAnsi="Arial"/>
          <w:color w:val="808080" w:themeColor="background1" w:themeShade="80"/>
        </w:rPr>
      </w:pPr>
    </w:p>
    <w:p w14:paraId="247B94EA" w14:textId="56E8423B" w:rsidR="002603F5" w:rsidRPr="00723D0A" w:rsidRDefault="002603F5" w:rsidP="00783682">
      <w:pPr>
        <w:numPr>
          <w:ilvl w:val="0"/>
          <w:numId w:val="7"/>
        </w:numPr>
        <w:spacing w:after="0" w:line="240" w:lineRule="auto"/>
        <w:jc w:val="both"/>
        <w:rPr>
          <w:rFonts w:ascii="Arial" w:hAnsi="Arial"/>
          <w:color w:val="808080" w:themeColor="background1" w:themeShade="80"/>
          <w:sz w:val="18"/>
          <w:szCs w:val="18"/>
        </w:rPr>
      </w:pPr>
      <w:r w:rsidRPr="00723D0A">
        <w:rPr>
          <w:rFonts w:ascii="Arial" w:hAnsi="Arial"/>
          <w:color w:val="808080" w:themeColor="background1" w:themeShade="80"/>
          <w:sz w:val="18"/>
          <w:szCs w:val="18"/>
        </w:rPr>
        <w:t xml:space="preserve">Daily </w:t>
      </w:r>
      <w:r w:rsidR="000A0C65" w:rsidRPr="00723D0A">
        <w:rPr>
          <w:rFonts w:ascii="Arial" w:hAnsi="Arial"/>
          <w:color w:val="808080" w:themeColor="background1" w:themeShade="80"/>
          <w:sz w:val="18"/>
          <w:szCs w:val="18"/>
        </w:rPr>
        <w:t>Anti-Virus</w:t>
      </w:r>
      <w:r w:rsidRPr="00723D0A">
        <w:rPr>
          <w:rFonts w:ascii="Arial" w:hAnsi="Arial"/>
          <w:color w:val="808080" w:themeColor="background1" w:themeShade="80"/>
          <w:sz w:val="18"/>
          <w:szCs w:val="18"/>
        </w:rPr>
        <w:t xml:space="preserve"> Monitoring and automatic updates (by way of email notifications to </w:t>
      </w:r>
      <w:r w:rsidR="00C3178B" w:rsidRPr="00723D0A">
        <w:rPr>
          <w:rFonts w:ascii="Arial" w:hAnsi="Arial"/>
          <w:color w:val="808080" w:themeColor="background1" w:themeShade="80"/>
          <w:sz w:val="18"/>
          <w:szCs w:val="18"/>
        </w:rPr>
        <w:t>Supplier</w:t>
      </w:r>
      <w:r w:rsidRPr="00723D0A">
        <w:rPr>
          <w:rFonts w:ascii="Arial" w:hAnsi="Arial"/>
          <w:color w:val="808080" w:themeColor="background1" w:themeShade="80"/>
          <w:sz w:val="18"/>
          <w:szCs w:val="18"/>
        </w:rPr>
        <w:t>)</w:t>
      </w:r>
    </w:p>
    <w:p w14:paraId="340CA867" w14:textId="2741C50D" w:rsidR="004B082E" w:rsidRPr="00723D0A" w:rsidRDefault="002603F5" w:rsidP="00783682">
      <w:pPr>
        <w:numPr>
          <w:ilvl w:val="0"/>
          <w:numId w:val="7"/>
        </w:numPr>
        <w:spacing w:after="0" w:line="240" w:lineRule="auto"/>
        <w:jc w:val="both"/>
        <w:rPr>
          <w:rFonts w:ascii="Arial" w:hAnsi="Arial"/>
          <w:color w:val="808080" w:themeColor="background1" w:themeShade="80"/>
          <w:sz w:val="18"/>
          <w:szCs w:val="18"/>
        </w:rPr>
      </w:pPr>
      <w:r w:rsidRPr="00723D0A">
        <w:rPr>
          <w:rFonts w:ascii="Arial" w:hAnsi="Arial"/>
          <w:color w:val="808080" w:themeColor="background1" w:themeShade="80"/>
          <w:sz w:val="18"/>
          <w:szCs w:val="18"/>
        </w:rPr>
        <w:t>Policy implementation and user login support services</w:t>
      </w:r>
    </w:p>
    <w:p w14:paraId="28AE0486" w14:textId="2131419E" w:rsidR="00C960C8" w:rsidRPr="00723D0A" w:rsidRDefault="00C960C8" w:rsidP="00783682">
      <w:pPr>
        <w:numPr>
          <w:ilvl w:val="0"/>
          <w:numId w:val="7"/>
        </w:numPr>
        <w:spacing w:after="0" w:line="240" w:lineRule="auto"/>
        <w:jc w:val="both"/>
        <w:rPr>
          <w:rFonts w:ascii="Arial" w:hAnsi="Arial"/>
          <w:color w:val="808080" w:themeColor="background1" w:themeShade="80"/>
          <w:sz w:val="18"/>
          <w:szCs w:val="18"/>
        </w:rPr>
      </w:pPr>
      <w:r w:rsidRPr="00723D0A">
        <w:rPr>
          <w:rFonts w:ascii="Arial" w:hAnsi="Arial"/>
          <w:color w:val="808080" w:themeColor="background1" w:themeShade="80"/>
          <w:sz w:val="18"/>
          <w:szCs w:val="18"/>
        </w:rPr>
        <w:t>Daily Server Backup Monitoring</w:t>
      </w:r>
    </w:p>
    <w:p w14:paraId="3FC3D319" w14:textId="08A05E43" w:rsidR="000C7355" w:rsidRPr="000C7355" w:rsidDel="000C7355" w:rsidRDefault="00186907" w:rsidP="000C7355">
      <w:pPr>
        <w:pStyle w:val="Heading4"/>
        <w:numPr>
          <w:ilvl w:val="0"/>
          <w:numId w:val="7"/>
        </w:numPr>
        <w:spacing w:before="0" w:line="240" w:lineRule="auto"/>
        <w:rPr>
          <w:del w:id="160" w:author="Charlaine" w:date="2025-06-17T13:06:00Z"/>
          <w:rFonts w:ascii="Arial" w:hAnsi="Arial" w:cs="Arial"/>
          <w:i w:val="0"/>
          <w:color w:val="808080" w:themeColor="background1" w:themeShade="80"/>
          <w:sz w:val="18"/>
          <w:szCs w:val="18"/>
        </w:rPr>
      </w:pPr>
      <w:r w:rsidRPr="00723D0A">
        <w:rPr>
          <w:rFonts w:ascii="Arial" w:hAnsi="Arial" w:cs="Arial"/>
          <w:i w:val="0"/>
          <w:color w:val="808080" w:themeColor="background1" w:themeShade="80"/>
          <w:sz w:val="18"/>
          <w:szCs w:val="18"/>
        </w:rPr>
        <w:t>Sentinel One Server Anti-Virus</w:t>
      </w:r>
    </w:p>
    <w:p w14:paraId="00988789" w14:textId="77777777" w:rsidR="000C7355" w:rsidRDefault="000C7355" w:rsidP="000C7355">
      <w:pPr>
        <w:pStyle w:val="Heading3"/>
        <w:numPr>
          <w:ilvl w:val="0"/>
          <w:numId w:val="0"/>
        </w:numPr>
        <w:spacing w:after="0" w:line="240" w:lineRule="auto"/>
        <w:ind w:left="360"/>
        <w:rPr>
          <w:ins w:id="161" w:author="Charlaine" w:date="2025-06-17T13:07:00Z"/>
          <w:sz w:val="24"/>
        </w:rPr>
      </w:pPr>
    </w:p>
    <w:p w14:paraId="1076D17E" w14:textId="3D04EA2D" w:rsidR="000C7355" w:rsidRPr="005A1C7C" w:rsidRDefault="000C7355" w:rsidP="000C7355">
      <w:pPr>
        <w:pStyle w:val="Heading3"/>
        <w:numPr>
          <w:ilvl w:val="0"/>
          <w:numId w:val="29"/>
        </w:numPr>
        <w:spacing w:after="0" w:line="240" w:lineRule="auto"/>
        <w:rPr>
          <w:ins w:id="162" w:author="Charlaine" w:date="2025-06-17T13:05:00Z"/>
          <w:sz w:val="24"/>
        </w:rPr>
      </w:pPr>
      <w:ins w:id="163" w:author="Charlaine" w:date="2025-06-17T13:05:00Z">
        <w:r>
          <w:rPr>
            <w:sz w:val="24"/>
          </w:rPr>
          <w:t>Additional Server Security and Lifecycle Management</w:t>
        </w:r>
      </w:ins>
    </w:p>
    <w:p w14:paraId="394F7C68" w14:textId="77777777" w:rsidR="000C7355" w:rsidRPr="00411D1C" w:rsidRDefault="000C7355" w:rsidP="000C7355">
      <w:pPr>
        <w:rPr>
          <w:ins w:id="164" w:author="Charlaine" w:date="2025-06-17T13:05:00Z"/>
          <w:sz w:val="8"/>
          <w:szCs w:val="8"/>
        </w:rPr>
      </w:pPr>
    </w:p>
    <w:p w14:paraId="39646D03" w14:textId="77777777" w:rsidR="000C7355" w:rsidRPr="00411D1C" w:rsidRDefault="000C7355" w:rsidP="000C7355">
      <w:pPr>
        <w:spacing w:after="0" w:line="240" w:lineRule="auto"/>
        <w:rPr>
          <w:ins w:id="165" w:author="Charlaine" w:date="2025-06-17T13:05:00Z"/>
          <w:rFonts w:ascii="Arial" w:hAnsi="Arial" w:cs="Arial"/>
          <w:color w:val="FF0000"/>
          <w:sz w:val="18"/>
          <w:szCs w:val="18"/>
        </w:rPr>
      </w:pPr>
      <w:ins w:id="166" w:author="Charlaine" w:date="2025-06-17T13:05:00Z">
        <w:r w:rsidRPr="00411D1C">
          <w:rPr>
            <w:rFonts w:ascii="Arial" w:hAnsi="Arial" w:cs="Arial"/>
            <w:color w:val="FF0000"/>
            <w:sz w:val="18"/>
            <w:szCs w:val="18"/>
          </w:rPr>
          <w:t>The Supplier agrees to provide the following additional services in alignment with international best practices and security standards:</w:t>
        </w:r>
      </w:ins>
    </w:p>
    <w:p w14:paraId="5CB6CDA7" w14:textId="77777777" w:rsidR="000C7355" w:rsidRPr="00411D1C" w:rsidRDefault="000C7355" w:rsidP="002D3C33">
      <w:pPr>
        <w:pStyle w:val="NormalWeb"/>
        <w:numPr>
          <w:ilvl w:val="0"/>
          <w:numId w:val="54"/>
        </w:numPr>
        <w:rPr>
          <w:ins w:id="167" w:author="Charlaine" w:date="2025-06-17T13:05:00Z"/>
          <w:rFonts w:ascii="Arial" w:hAnsi="Arial" w:cs="Arial"/>
          <w:color w:val="FF0000"/>
          <w:sz w:val="18"/>
          <w:szCs w:val="18"/>
        </w:rPr>
      </w:pPr>
      <w:ins w:id="168" w:author="Charlaine" w:date="2025-06-17T13:05:00Z">
        <w:r w:rsidRPr="00411D1C">
          <w:rPr>
            <w:rFonts w:ascii="Arial" w:hAnsi="Arial" w:cs="Arial"/>
            <w:color w:val="FF0000"/>
            <w:sz w:val="18"/>
            <w:szCs w:val="18"/>
          </w:rPr>
          <w:t>Server Procurement</w:t>
        </w:r>
      </w:ins>
    </w:p>
    <w:p w14:paraId="6BFC5708" w14:textId="77777777" w:rsidR="000C7355" w:rsidRPr="00411D1C" w:rsidRDefault="000C7355" w:rsidP="002D3C33">
      <w:pPr>
        <w:pStyle w:val="NormalWeb"/>
        <w:numPr>
          <w:ilvl w:val="0"/>
          <w:numId w:val="54"/>
        </w:numPr>
        <w:rPr>
          <w:ins w:id="169" w:author="Charlaine" w:date="2025-06-17T13:05:00Z"/>
          <w:rFonts w:ascii="Arial" w:hAnsi="Arial" w:cs="Arial"/>
          <w:color w:val="FF0000"/>
          <w:sz w:val="18"/>
          <w:szCs w:val="18"/>
        </w:rPr>
      </w:pPr>
      <w:ins w:id="170" w:author="Charlaine" w:date="2025-06-17T13:05:00Z">
        <w:r w:rsidRPr="00411D1C">
          <w:rPr>
            <w:rFonts w:ascii="Arial" w:hAnsi="Arial" w:cs="Arial"/>
            <w:color w:val="FF0000"/>
            <w:sz w:val="18"/>
            <w:szCs w:val="18"/>
          </w:rPr>
          <w:t>Secure Server Decommissioning</w:t>
        </w:r>
      </w:ins>
    </w:p>
    <w:p w14:paraId="4AA3C62A" w14:textId="77777777" w:rsidR="000C7355" w:rsidRPr="00411D1C" w:rsidRDefault="000C7355" w:rsidP="002D3C33">
      <w:pPr>
        <w:pStyle w:val="NormalWeb"/>
        <w:numPr>
          <w:ilvl w:val="0"/>
          <w:numId w:val="54"/>
        </w:numPr>
        <w:rPr>
          <w:ins w:id="171" w:author="Charlaine" w:date="2025-06-17T13:05:00Z"/>
          <w:rFonts w:ascii="Arial" w:hAnsi="Arial" w:cs="Arial"/>
          <w:color w:val="FF0000"/>
          <w:sz w:val="18"/>
          <w:szCs w:val="18"/>
        </w:rPr>
      </w:pPr>
      <w:ins w:id="172" w:author="Charlaine" w:date="2025-06-17T13:05:00Z">
        <w:r w:rsidRPr="00411D1C">
          <w:rPr>
            <w:rFonts w:ascii="Arial" w:hAnsi="Arial" w:cs="Arial"/>
            <w:color w:val="FF0000"/>
            <w:sz w:val="18"/>
            <w:szCs w:val="18"/>
          </w:rPr>
          <w:t>Server Hardening (aligned with CIS/Microsoft security baselines)</w:t>
        </w:r>
      </w:ins>
    </w:p>
    <w:p w14:paraId="07F627A2" w14:textId="77777777" w:rsidR="000C7355" w:rsidRPr="00411D1C" w:rsidRDefault="000C7355" w:rsidP="002D3C33">
      <w:pPr>
        <w:pStyle w:val="NormalWeb"/>
        <w:numPr>
          <w:ilvl w:val="0"/>
          <w:numId w:val="54"/>
        </w:numPr>
        <w:rPr>
          <w:ins w:id="173" w:author="Charlaine" w:date="2025-06-17T13:05:00Z"/>
          <w:rFonts w:ascii="Arial" w:hAnsi="Arial" w:cs="Arial"/>
          <w:color w:val="FF0000"/>
          <w:sz w:val="18"/>
          <w:szCs w:val="18"/>
        </w:rPr>
      </w:pPr>
      <w:ins w:id="174" w:author="Charlaine" w:date="2025-06-17T13:05:00Z">
        <w:r w:rsidRPr="00411D1C">
          <w:rPr>
            <w:rFonts w:ascii="Arial" w:hAnsi="Arial" w:cs="Arial"/>
            <w:color w:val="FF0000"/>
            <w:sz w:val="18"/>
            <w:szCs w:val="18"/>
          </w:rPr>
          <w:t xml:space="preserve">Server Patching </w:t>
        </w:r>
        <w:r w:rsidRPr="00411D1C">
          <w:rPr>
            <w:rStyle w:val="Emphasis"/>
            <w:rFonts w:ascii="Arial" w:hAnsi="Arial" w:cs="Arial"/>
            <w:color w:val="FF0000"/>
            <w:sz w:val="18"/>
            <w:szCs w:val="18"/>
          </w:rPr>
          <w:t xml:space="preserve">(pending confirmation – </w:t>
        </w:r>
        <w:r>
          <w:rPr>
            <w:rStyle w:val="Emphasis"/>
            <w:rFonts w:ascii="Arial" w:hAnsi="Arial" w:cs="Arial"/>
            <w:color w:val="FF0000"/>
            <w:sz w:val="18"/>
            <w:szCs w:val="18"/>
          </w:rPr>
          <w:t>wait for Lukas</w:t>
        </w:r>
        <w:r w:rsidRPr="00411D1C">
          <w:rPr>
            <w:rStyle w:val="Emphasis"/>
            <w:rFonts w:ascii="Arial" w:hAnsi="Arial" w:cs="Arial"/>
            <w:color w:val="FF0000"/>
            <w:sz w:val="18"/>
            <w:szCs w:val="18"/>
          </w:rPr>
          <w:t>)</w:t>
        </w:r>
      </w:ins>
    </w:p>
    <w:p w14:paraId="095B1452" w14:textId="77777777" w:rsidR="000C7355" w:rsidRPr="00411D1C" w:rsidRDefault="000C7355" w:rsidP="002D3C33">
      <w:pPr>
        <w:pStyle w:val="NormalWeb"/>
        <w:numPr>
          <w:ilvl w:val="0"/>
          <w:numId w:val="54"/>
        </w:numPr>
        <w:rPr>
          <w:ins w:id="175" w:author="Charlaine" w:date="2025-06-17T13:05:00Z"/>
          <w:rFonts w:ascii="Arial" w:hAnsi="Arial" w:cs="Arial"/>
          <w:color w:val="FF0000"/>
          <w:sz w:val="18"/>
          <w:szCs w:val="18"/>
        </w:rPr>
      </w:pPr>
      <w:ins w:id="176" w:author="Charlaine" w:date="2025-06-17T13:05:00Z">
        <w:r w:rsidRPr="00411D1C">
          <w:rPr>
            <w:rFonts w:ascii="Arial" w:hAnsi="Arial" w:cs="Arial"/>
            <w:color w:val="FF0000"/>
            <w:sz w:val="18"/>
            <w:szCs w:val="18"/>
          </w:rPr>
          <w:t>Local server O/S security enforcement (user authentication and access rights)</w:t>
        </w:r>
      </w:ins>
    </w:p>
    <w:p w14:paraId="4ACAD2F9" w14:textId="77777777" w:rsidR="00872D08" w:rsidRPr="001D1FE9" w:rsidRDefault="00872D08" w:rsidP="00783682">
      <w:pPr>
        <w:spacing w:after="0" w:line="240" w:lineRule="auto"/>
        <w:rPr>
          <w:rFonts w:ascii="Arial" w:hAnsi="Arial"/>
          <w:color w:val="2F5496"/>
        </w:rPr>
      </w:pPr>
    </w:p>
    <w:p w14:paraId="620C77E4" w14:textId="6821AAEC" w:rsidR="00872D08" w:rsidRDefault="00872D08" w:rsidP="00566F74">
      <w:pPr>
        <w:pStyle w:val="Heading3"/>
        <w:numPr>
          <w:ilvl w:val="0"/>
          <w:numId w:val="29"/>
        </w:numPr>
        <w:spacing w:after="0" w:line="240" w:lineRule="auto"/>
        <w:rPr>
          <w:sz w:val="24"/>
        </w:rPr>
      </w:pPr>
      <w:bookmarkStart w:id="177" w:name="_Toc195708202"/>
      <w:r w:rsidRPr="00434D17">
        <w:rPr>
          <w:sz w:val="24"/>
        </w:rPr>
        <w:t xml:space="preserve">Server </w:t>
      </w:r>
      <w:r>
        <w:rPr>
          <w:sz w:val="24"/>
        </w:rPr>
        <w:t>Monitoring (24/7)</w:t>
      </w:r>
      <w:r w:rsidR="00297D88">
        <w:rPr>
          <w:sz w:val="24"/>
        </w:rPr>
        <w:t xml:space="preserve"> and Support</w:t>
      </w:r>
      <w:bookmarkEnd w:id="177"/>
    </w:p>
    <w:p w14:paraId="4FB93CD2" w14:textId="18296BF5" w:rsidR="00C0763B" w:rsidRPr="005F53CC" w:rsidRDefault="00C0763B" w:rsidP="00783682">
      <w:pPr>
        <w:spacing w:after="0" w:line="240" w:lineRule="auto"/>
        <w:rPr>
          <w:sz w:val="16"/>
          <w:szCs w:val="16"/>
        </w:rPr>
      </w:pPr>
    </w:p>
    <w:p w14:paraId="1430FB75" w14:textId="797A8412" w:rsidR="00297D88" w:rsidRPr="00723D0A" w:rsidRDefault="00C0763B" w:rsidP="00297D88">
      <w:pPr>
        <w:spacing w:after="0" w:line="240" w:lineRule="auto"/>
        <w:rPr>
          <w:rFonts w:ascii="Arial" w:eastAsia="Times New Roman" w:hAnsi="Arial" w:cs="Arial"/>
          <w:color w:val="808080" w:themeColor="background1" w:themeShade="80"/>
          <w:sz w:val="18"/>
          <w:szCs w:val="18"/>
          <w:lang w:eastAsia="en-ZA"/>
        </w:rPr>
      </w:pPr>
      <w:r w:rsidRPr="00723D0A">
        <w:rPr>
          <w:rFonts w:ascii="Arial" w:eastAsia="Times New Roman" w:hAnsi="Arial" w:cs="Arial"/>
          <w:color w:val="808080" w:themeColor="background1" w:themeShade="80"/>
          <w:sz w:val="18"/>
          <w:szCs w:val="18"/>
          <w:lang w:eastAsia="en-ZA"/>
        </w:rPr>
        <w:t>Continuous, round-the-clock server monitoring to proactively detect and resolve issues and maintain system uptime.</w:t>
      </w:r>
      <w:r w:rsidR="00297D88" w:rsidRPr="00723D0A">
        <w:rPr>
          <w:rFonts w:ascii="Arial" w:hAnsi="Arial" w:cs="Arial"/>
          <w:color w:val="808080" w:themeColor="background1" w:themeShade="80"/>
          <w:sz w:val="18"/>
          <w:szCs w:val="18"/>
        </w:rPr>
        <w:t xml:space="preserve"> This includes 24/7 monitoring and technical support, proactive maintenance and regular security updates.</w:t>
      </w:r>
    </w:p>
    <w:p w14:paraId="5ECBE51F" w14:textId="77777777" w:rsidR="005F53CC" w:rsidRPr="00723D0A" w:rsidRDefault="005F53CC" w:rsidP="00783682">
      <w:pPr>
        <w:spacing w:after="0" w:line="240" w:lineRule="auto"/>
        <w:rPr>
          <w:color w:val="808080" w:themeColor="background1" w:themeShade="80"/>
        </w:rPr>
      </w:pPr>
    </w:p>
    <w:p w14:paraId="7DF86DBD" w14:textId="4F21B93E" w:rsidR="00872D08" w:rsidRDefault="00872D08" w:rsidP="00566F74">
      <w:pPr>
        <w:pStyle w:val="Heading3"/>
        <w:numPr>
          <w:ilvl w:val="0"/>
          <w:numId w:val="29"/>
        </w:numPr>
        <w:spacing w:after="0" w:line="240" w:lineRule="auto"/>
        <w:rPr>
          <w:sz w:val="24"/>
        </w:rPr>
      </w:pPr>
      <w:bookmarkStart w:id="178" w:name="_Toc195708203"/>
      <w:r>
        <w:rPr>
          <w:sz w:val="24"/>
        </w:rPr>
        <w:t>Microsoft Server Licencing</w:t>
      </w:r>
      <w:bookmarkEnd w:id="178"/>
    </w:p>
    <w:p w14:paraId="5BCC5757" w14:textId="493F79F3" w:rsidR="005F53CC" w:rsidRDefault="005F53CC" w:rsidP="00783682">
      <w:pPr>
        <w:spacing w:after="0" w:line="240" w:lineRule="auto"/>
      </w:pPr>
    </w:p>
    <w:p w14:paraId="233634D9" w14:textId="2297EDA1" w:rsidR="005F53CC" w:rsidRPr="00723D0A" w:rsidRDefault="005F53CC" w:rsidP="00783682">
      <w:pPr>
        <w:spacing w:after="0" w:line="240" w:lineRule="auto"/>
        <w:rPr>
          <w:color w:val="808080" w:themeColor="background1" w:themeShade="80"/>
        </w:rPr>
      </w:pPr>
      <w:r w:rsidRPr="00723D0A">
        <w:rPr>
          <w:rFonts w:ascii="Arial" w:eastAsia="Times New Roman" w:hAnsi="Arial" w:cs="Arial"/>
          <w:color w:val="808080" w:themeColor="background1" w:themeShade="80"/>
          <w:sz w:val="18"/>
          <w:szCs w:val="18"/>
          <w:lang w:eastAsia="en-ZA"/>
        </w:rPr>
        <w:t>Supply and management of the necessary Microsoft server licenses required for legal and functional operation.</w:t>
      </w:r>
    </w:p>
    <w:p w14:paraId="34BC43CA" w14:textId="3E96DDC7" w:rsidR="00872D08" w:rsidRDefault="00872D08" w:rsidP="00783682">
      <w:pPr>
        <w:spacing w:after="0" w:line="240" w:lineRule="auto"/>
      </w:pPr>
    </w:p>
    <w:p w14:paraId="29352DDB" w14:textId="4730F6DE" w:rsidR="00872D08" w:rsidRDefault="00872D08" w:rsidP="00566F74">
      <w:pPr>
        <w:pStyle w:val="Heading3"/>
        <w:numPr>
          <w:ilvl w:val="0"/>
          <w:numId w:val="29"/>
        </w:numPr>
        <w:spacing w:after="0" w:line="240" w:lineRule="auto"/>
        <w:rPr>
          <w:sz w:val="24"/>
        </w:rPr>
      </w:pPr>
      <w:bookmarkStart w:id="179" w:name="_Toc195708204"/>
      <w:r>
        <w:rPr>
          <w:sz w:val="24"/>
        </w:rPr>
        <w:t>Primary Data Replication (24-hour Cycle)</w:t>
      </w:r>
      <w:bookmarkEnd w:id="179"/>
    </w:p>
    <w:p w14:paraId="3C7B6F9A" w14:textId="66752F53" w:rsidR="00783682" w:rsidRDefault="00783682" w:rsidP="00783682">
      <w:pPr>
        <w:spacing w:after="0" w:line="240" w:lineRule="auto"/>
      </w:pPr>
    </w:p>
    <w:p w14:paraId="38A56ED3" w14:textId="0FBE8645" w:rsidR="00783682" w:rsidRPr="00723D0A" w:rsidRDefault="00783682" w:rsidP="00566F74">
      <w:pPr>
        <w:pStyle w:val="ListParagraph"/>
        <w:numPr>
          <w:ilvl w:val="0"/>
          <w:numId w:val="32"/>
        </w:numPr>
        <w:spacing w:after="0" w:line="240" w:lineRule="auto"/>
        <w:rPr>
          <w:rFonts w:ascii="Arial" w:eastAsia="Times New Roman" w:hAnsi="Arial" w:cs="Arial"/>
          <w:color w:val="808080" w:themeColor="background1" w:themeShade="80"/>
          <w:sz w:val="18"/>
          <w:szCs w:val="18"/>
          <w:lang w:eastAsia="en-ZA"/>
        </w:rPr>
      </w:pPr>
      <w:r w:rsidRPr="00723D0A">
        <w:rPr>
          <w:rFonts w:ascii="Arial" w:eastAsia="Times New Roman" w:hAnsi="Arial" w:cs="Arial"/>
          <w:color w:val="808080" w:themeColor="background1" w:themeShade="80"/>
          <w:sz w:val="18"/>
          <w:szCs w:val="18"/>
          <w:lang w:eastAsia="en-ZA"/>
        </w:rPr>
        <w:t>Implementation of a primary data replication solution, running every</w:t>
      </w:r>
      <w:r w:rsidR="00B55B97" w:rsidRPr="00723D0A">
        <w:rPr>
          <w:rFonts w:ascii="Arial" w:eastAsia="Times New Roman" w:hAnsi="Arial" w:cs="Arial"/>
          <w:color w:val="808080" w:themeColor="background1" w:themeShade="80"/>
          <w:sz w:val="18"/>
          <w:szCs w:val="18"/>
          <w:lang w:eastAsia="en-ZA"/>
        </w:rPr>
        <w:t xml:space="preserve"> 15 minutes, with</w:t>
      </w:r>
      <w:r w:rsidRPr="00723D0A">
        <w:rPr>
          <w:rFonts w:ascii="Arial" w:eastAsia="Times New Roman" w:hAnsi="Arial" w:cs="Arial"/>
          <w:color w:val="808080" w:themeColor="background1" w:themeShade="80"/>
          <w:sz w:val="18"/>
          <w:szCs w:val="18"/>
          <w:lang w:eastAsia="en-ZA"/>
        </w:rPr>
        <w:t xml:space="preserve"> </w:t>
      </w:r>
      <w:r w:rsidR="00B55B97" w:rsidRPr="00723D0A">
        <w:rPr>
          <w:rFonts w:ascii="Arial" w:eastAsia="Times New Roman" w:hAnsi="Arial" w:cs="Arial"/>
          <w:color w:val="808080" w:themeColor="background1" w:themeShade="80"/>
          <w:sz w:val="18"/>
          <w:szCs w:val="18"/>
          <w:lang w:eastAsia="en-ZA"/>
        </w:rPr>
        <w:t>24-hour retention</w:t>
      </w:r>
      <w:r w:rsidRPr="00723D0A">
        <w:rPr>
          <w:rFonts w:ascii="Arial" w:eastAsia="Times New Roman" w:hAnsi="Arial" w:cs="Arial"/>
          <w:color w:val="808080" w:themeColor="background1" w:themeShade="80"/>
          <w:sz w:val="18"/>
          <w:szCs w:val="18"/>
          <w:lang w:eastAsia="en-ZA"/>
        </w:rPr>
        <w:t xml:space="preserve"> to ensure data continuity and redundancy.</w:t>
      </w:r>
    </w:p>
    <w:p w14:paraId="1B31BF37" w14:textId="5D9EAB58" w:rsidR="00B55B97" w:rsidRPr="00723D0A" w:rsidRDefault="00B55B97" w:rsidP="00566F74">
      <w:pPr>
        <w:pStyle w:val="ListParagraph"/>
        <w:numPr>
          <w:ilvl w:val="0"/>
          <w:numId w:val="32"/>
        </w:numPr>
        <w:spacing w:after="0" w:line="240" w:lineRule="auto"/>
        <w:rPr>
          <w:rFonts w:ascii="Arial" w:eastAsia="Times New Roman" w:hAnsi="Arial" w:cs="Arial"/>
          <w:color w:val="808080" w:themeColor="background1" w:themeShade="80"/>
          <w:sz w:val="18"/>
          <w:szCs w:val="18"/>
          <w:lang w:eastAsia="en-ZA"/>
        </w:rPr>
      </w:pPr>
      <w:r w:rsidRPr="00723D0A">
        <w:rPr>
          <w:rFonts w:ascii="Arial" w:hAnsi="Arial" w:cs="Arial"/>
          <w:color w:val="808080" w:themeColor="background1" w:themeShade="80"/>
          <w:sz w:val="18"/>
          <w:szCs w:val="18"/>
        </w:rPr>
        <w:lastRenderedPageBreak/>
        <w:t xml:space="preserve">15 </w:t>
      </w:r>
      <w:r w:rsidR="00261B6F" w:rsidRPr="00723D0A">
        <w:rPr>
          <w:rFonts w:ascii="Arial" w:hAnsi="Arial" w:cs="Arial"/>
          <w:color w:val="808080" w:themeColor="background1" w:themeShade="80"/>
          <w:sz w:val="18"/>
          <w:szCs w:val="18"/>
        </w:rPr>
        <w:t>Minute</w:t>
      </w:r>
      <w:r w:rsidRPr="00723D0A">
        <w:rPr>
          <w:rFonts w:ascii="Arial" w:hAnsi="Arial" w:cs="Arial"/>
          <w:color w:val="808080" w:themeColor="background1" w:themeShade="80"/>
          <w:sz w:val="18"/>
          <w:szCs w:val="18"/>
        </w:rPr>
        <w:t xml:space="preserve"> </w:t>
      </w:r>
      <w:r w:rsidR="00261B6F" w:rsidRPr="00723D0A">
        <w:rPr>
          <w:rFonts w:ascii="Arial" w:hAnsi="Arial" w:cs="Arial"/>
          <w:color w:val="808080" w:themeColor="background1" w:themeShade="80"/>
          <w:sz w:val="18"/>
          <w:szCs w:val="18"/>
        </w:rPr>
        <w:t>disaster recovery</w:t>
      </w:r>
      <w:r w:rsidRPr="00723D0A">
        <w:rPr>
          <w:rFonts w:ascii="Arial" w:hAnsi="Arial" w:cs="Arial"/>
          <w:color w:val="808080" w:themeColor="background1" w:themeShade="80"/>
          <w:sz w:val="18"/>
          <w:szCs w:val="18"/>
        </w:rPr>
        <w:t xml:space="preserve"> </w:t>
      </w:r>
      <w:r w:rsidR="00261B6F" w:rsidRPr="00723D0A">
        <w:rPr>
          <w:rFonts w:ascii="Arial" w:hAnsi="Arial" w:cs="Arial"/>
          <w:color w:val="808080" w:themeColor="background1" w:themeShade="80"/>
          <w:sz w:val="18"/>
          <w:szCs w:val="18"/>
        </w:rPr>
        <w:t>r</w:t>
      </w:r>
      <w:r w:rsidRPr="00723D0A">
        <w:rPr>
          <w:rFonts w:ascii="Arial" w:hAnsi="Arial" w:cs="Arial"/>
          <w:color w:val="808080" w:themeColor="background1" w:themeShade="80"/>
          <w:sz w:val="18"/>
          <w:szCs w:val="18"/>
        </w:rPr>
        <w:t xml:space="preserve">eplication to Gallo Manor Data Centre </w:t>
      </w:r>
      <w:r w:rsidRPr="00723D0A">
        <w:rPr>
          <w:rFonts w:ascii="Arial" w:eastAsia="Times New Roman" w:hAnsi="Arial" w:cs="Arial"/>
          <w:color w:val="808080" w:themeColor="background1" w:themeShade="80"/>
          <w:sz w:val="18"/>
          <w:szCs w:val="18"/>
          <w:lang w:eastAsia="en-ZA"/>
        </w:rPr>
        <w:t xml:space="preserve">with </w:t>
      </w:r>
      <w:r w:rsidR="00261B6F" w:rsidRPr="00723D0A">
        <w:rPr>
          <w:rFonts w:ascii="Arial" w:eastAsia="Times New Roman" w:hAnsi="Arial" w:cs="Arial"/>
          <w:color w:val="808080" w:themeColor="background1" w:themeShade="80"/>
          <w:sz w:val="18"/>
          <w:szCs w:val="18"/>
          <w:lang w:eastAsia="en-ZA"/>
        </w:rPr>
        <w:t xml:space="preserve">a </w:t>
      </w:r>
      <w:r w:rsidRPr="00723D0A">
        <w:rPr>
          <w:rFonts w:ascii="Arial" w:eastAsia="Times New Roman" w:hAnsi="Arial" w:cs="Arial"/>
          <w:color w:val="808080" w:themeColor="background1" w:themeShade="80"/>
          <w:sz w:val="18"/>
          <w:szCs w:val="18"/>
          <w:lang w:eastAsia="en-ZA"/>
        </w:rPr>
        <w:t xml:space="preserve">24-hour retention to ensure data continuity and redundancy. </w:t>
      </w:r>
      <w:r w:rsidR="002D7466" w:rsidRPr="00723D0A">
        <w:rPr>
          <w:rFonts w:ascii="Arial" w:hAnsi="Arial" w:cs="Arial"/>
          <w:color w:val="808080" w:themeColor="background1" w:themeShade="80"/>
          <w:sz w:val="18"/>
          <w:szCs w:val="18"/>
        </w:rPr>
        <w:t xml:space="preserve"> </w:t>
      </w:r>
    </w:p>
    <w:p w14:paraId="7B69F0C0" w14:textId="77777777" w:rsidR="001D1FE9" w:rsidRPr="001D1FE9" w:rsidRDefault="001D1FE9" w:rsidP="00783682">
      <w:pPr>
        <w:spacing w:after="0" w:line="240" w:lineRule="auto"/>
      </w:pPr>
    </w:p>
    <w:p w14:paraId="703E3C66" w14:textId="15D2DE8D" w:rsidR="004B082E" w:rsidRDefault="00872D08" w:rsidP="00566F74">
      <w:pPr>
        <w:pStyle w:val="Heading3"/>
        <w:keepNext/>
        <w:numPr>
          <w:ilvl w:val="0"/>
          <w:numId w:val="29"/>
        </w:numPr>
        <w:tabs>
          <w:tab w:val="left" w:pos="0"/>
        </w:tabs>
        <w:spacing w:after="0" w:line="240" w:lineRule="auto"/>
        <w:rPr>
          <w:sz w:val="24"/>
        </w:rPr>
      </w:pPr>
      <w:bookmarkStart w:id="180" w:name="_Toc195708205"/>
      <w:r>
        <w:rPr>
          <w:sz w:val="24"/>
        </w:rPr>
        <w:t>Data Backup and Retention</w:t>
      </w:r>
      <w:bookmarkEnd w:id="180"/>
    </w:p>
    <w:p w14:paraId="2934441C" w14:textId="0007A5E4" w:rsidR="009D198C" w:rsidRDefault="009D198C" w:rsidP="00783682">
      <w:pPr>
        <w:spacing w:after="0" w:line="240" w:lineRule="auto"/>
      </w:pPr>
    </w:p>
    <w:p w14:paraId="4073C7E3" w14:textId="7CC60193" w:rsidR="00783682" w:rsidRPr="00723D0A" w:rsidRDefault="00783682" w:rsidP="00783682">
      <w:pPr>
        <w:spacing w:after="0" w:line="240" w:lineRule="auto"/>
        <w:rPr>
          <w:rFonts w:ascii="Arial" w:eastAsia="Times New Roman" w:hAnsi="Arial" w:cs="Arial"/>
          <w:color w:val="808080" w:themeColor="background1" w:themeShade="80"/>
          <w:sz w:val="18"/>
          <w:szCs w:val="18"/>
          <w:lang w:eastAsia="en-ZA"/>
        </w:rPr>
      </w:pPr>
      <w:r w:rsidRPr="00723D0A">
        <w:rPr>
          <w:rFonts w:ascii="Arial" w:eastAsia="Times New Roman" w:hAnsi="Arial" w:cs="Arial"/>
          <w:color w:val="808080" w:themeColor="background1" w:themeShade="80"/>
          <w:sz w:val="18"/>
          <w:szCs w:val="18"/>
          <w:lang w:eastAsia="en-ZA"/>
        </w:rPr>
        <w:t>Daily backups with a 30-day retention policy to secure and preserve data integrity in the event of loss or failure.</w:t>
      </w:r>
    </w:p>
    <w:p w14:paraId="53375C83" w14:textId="77777777" w:rsidR="00783682" w:rsidRPr="00723D0A" w:rsidRDefault="00783682" w:rsidP="00783682">
      <w:pPr>
        <w:spacing w:after="0" w:line="240" w:lineRule="auto"/>
        <w:rPr>
          <w:color w:val="808080" w:themeColor="background1" w:themeShade="80"/>
        </w:rPr>
      </w:pPr>
    </w:p>
    <w:p w14:paraId="527CCCEE" w14:textId="4BB4544D" w:rsidR="00783682" w:rsidRPr="00723D0A" w:rsidRDefault="002603F5" w:rsidP="00566F74">
      <w:pPr>
        <w:pStyle w:val="ListParagraph"/>
        <w:numPr>
          <w:ilvl w:val="0"/>
          <w:numId w:val="20"/>
        </w:numPr>
        <w:spacing w:after="0" w:line="240" w:lineRule="auto"/>
        <w:rPr>
          <w:rFonts w:ascii="Arial" w:hAnsi="Arial" w:cs="Arial"/>
          <w:color w:val="808080" w:themeColor="background1" w:themeShade="80"/>
          <w:sz w:val="18"/>
          <w:szCs w:val="18"/>
        </w:rPr>
      </w:pPr>
      <w:r w:rsidRPr="00723D0A">
        <w:rPr>
          <w:rFonts w:ascii="Arial" w:hAnsi="Arial" w:cs="Arial"/>
          <w:color w:val="808080" w:themeColor="background1" w:themeShade="80"/>
          <w:sz w:val="18"/>
          <w:szCs w:val="18"/>
        </w:rPr>
        <w:t xml:space="preserve">Daily Data Backups utilizes a combination of Microsoft DPM and Veeam Technologies or other technologies that are appropriate. </w:t>
      </w:r>
    </w:p>
    <w:p w14:paraId="040D7606" w14:textId="77777777" w:rsidR="001D1FE9" w:rsidRPr="001D1FE9" w:rsidRDefault="001D1FE9" w:rsidP="00783682">
      <w:pPr>
        <w:pStyle w:val="ListParagraph"/>
        <w:spacing w:after="0" w:line="240" w:lineRule="auto"/>
        <w:ind w:left="709"/>
        <w:rPr>
          <w:rFonts w:ascii="Arial" w:hAnsi="Arial" w:cs="Arial"/>
          <w:color w:val="80808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4030"/>
        <w:gridCol w:w="3006"/>
      </w:tblGrid>
      <w:tr w:rsidR="00282A94" w:rsidRPr="007A501C" w14:paraId="05F7CB3F" w14:textId="77777777" w:rsidTr="00043D83">
        <w:trPr>
          <w:trHeight w:val="207"/>
        </w:trPr>
        <w:tc>
          <w:tcPr>
            <w:tcW w:w="1980" w:type="dxa"/>
            <w:shd w:val="clear" w:color="auto" w:fill="1F4E79" w:themeFill="accent1" w:themeFillShade="80"/>
          </w:tcPr>
          <w:p w14:paraId="4DF190D7" w14:textId="77777777" w:rsidR="00282A94" w:rsidRPr="007A501C" w:rsidRDefault="00282A94" w:rsidP="00783682">
            <w:pPr>
              <w:rPr>
                <w:rFonts w:ascii="Arial" w:hAnsi="Arial" w:cs="Arial"/>
                <w:b/>
                <w:color w:val="FFFFFF" w:themeColor="background1"/>
                <w:sz w:val="18"/>
                <w:szCs w:val="18"/>
              </w:rPr>
            </w:pPr>
            <w:r w:rsidRPr="007A501C">
              <w:rPr>
                <w:rFonts w:ascii="Arial" w:hAnsi="Arial" w:cs="Arial"/>
                <w:b/>
                <w:color w:val="FFFFFF" w:themeColor="background1"/>
                <w:sz w:val="18"/>
                <w:szCs w:val="18"/>
              </w:rPr>
              <w:t xml:space="preserve">Backup Type </w:t>
            </w:r>
          </w:p>
        </w:tc>
        <w:tc>
          <w:tcPr>
            <w:tcW w:w="4030" w:type="dxa"/>
            <w:shd w:val="clear" w:color="auto" w:fill="1F4E79" w:themeFill="accent1" w:themeFillShade="80"/>
          </w:tcPr>
          <w:p w14:paraId="474E67DD" w14:textId="77777777" w:rsidR="00282A94" w:rsidRPr="007A501C" w:rsidRDefault="00282A94" w:rsidP="00783682">
            <w:pPr>
              <w:rPr>
                <w:rFonts w:ascii="Arial" w:hAnsi="Arial" w:cs="Arial"/>
                <w:b/>
                <w:color w:val="FFFFFF" w:themeColor="background1"/>
                <w:sz w:val="18"/>
                <w:szCs w:val="18"/>
              </w:rPr>
            </w:pPr>
            <w:r w:rsidRPr="007A501C">
              <w:rPr>
                <w:rFonts w:ascii="Arial" w:hAnsi="Arial" w:cs="Arial"/>
                <w:b/>
                <w:color w:val="FFFFFF" w:themeColor="background1"/>
                <w:sz w:val="18"/>
                <w:szCs w:val="18"/>
              </w:rPr>
              <w:t>Description</w:t>
            </w:r>
          </w:p>
        </w:tc>
        <w:tc>
          <w:tcPr>
            <w:tcW w:w="3006" w:type="dxa"/>
            <w:shd w:val="clear" w:color="auto" w:fill="1F4E79" w:themeFill="accent1" w:themeFillShade="80"/>
          </w:tcPr>
          <w:p w14:paraId="25F3685F" w14:textId="77777777" w:rsidR="00282A94" w:rsidRPr="007A501C" w:rsidRDefault="00282A94" w:rsidP="00783682">
            <w:pPr>
              <w:rPr>
                <w:rFonts w:ascii="Arial" w:hAnsi="Arial" w:cs="Arial"/>
                <w:b/>
                <w:color w:val="FFFFFF" w:themeColor="background1"/>
                <w:sz w:val="18"/>
                <w:szCs w:val="18"/>
              </w:rPr>
            </w:pPr>
            <w:r w:rsidRPr="007A501C">
              <w:rPr>
                <w:rFonts w:ascii="Arial" w:hAnsi="Arial" w:cs="Arial"/>
                <w:b/>
                <w:color w:val="FFFFFF" w:themeColor="background1"/>
                <w:sz w:val="18"/>
                <w:szCs w:val="18"/>
              </w:rPr>
              <w:t>Retention Policy</w:t>
            </w:r>
          </w:p>
        </w:tc>
      </w:tr>
      <w:tr w:rsidR="00282A94" w14:paraId="2745F166" w14:textId="77777777" w:rsidTr="00043D83">
        <w:trPr>
          <w:trHeight w:val="207"/>
        </w:trPr>
        <w:tc>
          <w:tcPr>
            <w:tcW w:w="1980" w:type="dxa"/>
          </w:tcPr>
          <w:p w14:paraId="0E3CF559" w14:textId="77777777" w:rsidR="00282A94" w:rsidRPr="00723D0A" w:rsidRDefault="00282A94" w:rsidP="00783682">
            <w:pPr>
              <w:rPr>
                <w:rFonts w:ascii="Arial" w:hAnsi="Arial" w:cs="Arial"/>
                <w:color w:val="808080" w:themeColor="background1" w:themeShade="80"/>
                <w:sz w:val="18"/>
                <w:szCs w:val="18"/>
              </w:rPr>
            </w:pPr>
          </w:p>
          <w:p w14:paraId="539D196B" w14:textId="019AB243" w:rsidR="00282A94" w:rsidRPr="00723D0A" w:rsidRDefault="002D7466" w:rsidP="00566F74">
            <w:pPr>
              <w:pStyle w:val="ListParagraph"/>
              <w:numPr>
                <w:ilvl w:val="0"/>
                <w:numId w:val="21"/>
              </w:numPr>
              <w:rPr>
                <w:rFonts w:ascii="Arial" w:hAnsi="Arial" w:cs="Arial"/>
                <w:color w:val="808080" w:themeColor="background1" w:themeShade="80"/>
                <w:sz w:val="18"/>
                <w:szCs w:val="18"/>
              </w:rPr>
            </w:pPr>
            <w:r w:rsidRPr="00723D0A">
              <w:rPr>
                <w:rFonts w:ascii="Arial" w:hAnsi="Arial" w:cs="Arial"/>
                <w:color w:val="808080" w:themeColor="background1" w:themeShade="80"/>
                <w:sz w:val="18"/>
                <w:szCs w:val="18"/>
              </w:rPr>
              <w:t>Daily</w:t>
            </w:r>
            <w:r w:rsidR="00282A94" w:rsidRPr="00723D0A">
              <w:rPr>
                <w:rFonts w:ascii="Arial" w:hAnsi="Arial" w:cs="Arial"/>
                <w:color w:val="808080" w:themeColor="background1" w:themeShade="80"/>
                <w:sz w:val="18"/>
                <w:szCs w:val="18"/>
              </w:rPr>
              <w:t xml:space="preserve"> </w:t>
            </w:r>
          </w:p>
        </w:tc>
        <w:tc>
          <w:tcPr>
            <w:tcW w:w="4030" w:type="dxa"/>
          </w:tcPr>
          <w:p w14:paraId="4CE4FFA7" w14:textId="77777777" w:rsidR="00282A94" w:rsidRPr="00723D0A" w:rsidRDefault="00282A94" w:rsidP="00783682">
            <w:pPr>
              <w:rPr>
                <w:rFonts w:ascii="Arial" w:hAnsi="Arial" w:cs="Arial"/>
                <w:color w:val="808080" w:themeColor="background1" w:themeShade="80"/>
                <w:sz w:val="18"/>
                <w:szCs w:val="18"/>
              </w:rPr>
            </w:pPr>
          </w:p>
          <w:p w14:paraId="08308516" w14:textId="73257933" w:rsidR="00282A94" w:rsidRPr="00723D0A" w:rsidRDefault="00282A94" w:rsidP="00783682">
            <w:pPr>
              <w:rPr>
                <w:rFonts w:ascii="Arial" w:hAnsi="Arial" w:cs="Arial"/>
                <w:color w:val="808080" w:themeColor="background1" w:themeShade="80"/>
                <w:sz w:val="18"/>
                <w:szCs w:val="18"/>
              </w:rPr>
            </w:pPr>
            <w:r w:rsidRPr="00723D0A">
              <w:rPr>
                <w:rFonts w:ascii="Arial" w:hAnsi="Arial" w:cs="Arial"/>
                <w:color w:val="808080" w:themeColor="background1" w:themeShade="80"/>
                <w:sz w:val="18"/>
                <w:szCs w:val="18"/>
              </w:rPr>
              <w:t xml:space="preserve">A </w:t>
            </w:r>
            <w:r w:rsidR="002D7466" w:rsidRPr="00723D0A">
              <w:rPr>
                <w:rFonts w:ascii="Arial" w:hAnsi="Arial" w:cs="Arial"/>
                <w:color w:val="808080" w:themeColor="background1" w:themeShade="80"/>
                <w:sz w:val="18"/>
                <w:szCs w:val="18"/>
              </w:rPr>
              <w:t xml:space="preserve">daily </w:t>
            </w:r>
            <w:r w:rsidRPr="00723D0A">
              <w:rPr>
                <w:rFonts w:ascii="Arial" w:hAnsi="Arial" w:cs="Arial"/>
                <w:color w:val="808080" w:themeColor="background1" w:themeShade="80"/>
                <w:sz w:val="18"/>
                <w:szCs w:val="18"/>
              </w:rPr>
              <w:t xml:space="preserve">copy of a full system image backup </w:t>
            </w:r>
          </w:p>
        </w:tc>
        <w:tc>
          <w:tcPr>
            <w:tcW w:w="3006" w:type="dxa"/>
          </w:tcPr>
          <w:p w14:paraId="486E412F" w14:textId="77777777" w:rsidR="00282A94" w:rsidRPr="00723D0A" w:rsidRDefault="00282A94" w:rsidP="00783682">
            <w:pPr>
              <w:rPr>
                <w:rFonts w:ascii="Arial" w:hAnsi="Arial" w:cs="Arial"/>
                <w:color w:val="808080" w:themeColor="background1" w:themeShade="80"/>
                <w:sz w:val="18"/>
                <w:szCs w:val="18"/>
              </w:rPr>
            </w:pPr>
          </w:p>
          <w:p w14:paraId="48C777A6" w14:textId="2A31C496" w:rsidR="00282A94" w:rsidRPr="00723D0A" w:rsidRDefault="00282A94" w:rsidP="00783682">
            <w:pPr>
              <w:rPr>
                <w:rFonts w:ascii="Arial" w:hAnsi="Arial" w:cs="Arial"/>
                <w:color w:val="808080" w:themeColor="background1" w:themeShade="80"/>
                <w:sz w:val="18"/>
                <w:szCs w:val="18"/>
              </w:rPr>
            </w:pPr>
            <w:r w:rsidRPr="00723D0A">
              <w:rPr>
                <w:rFonts w:ascii="Arial" w:hAnsi="Arial" w:cs="Arial"/>
                <w:color w:val="808080" w:themeColor="background1" w:themeShade="80"/>
                <w:sz w:val="18"/>
                <w:szCs w:val="18"/>
              </w:rPr>
              <w:t xml:space="preserve">30 Days </w:t>
            </w:r>
          </w:p>
        </w:tc>
      </w:tr>
      <w:tr w:rsidR="00282A94" w14:paraId="39C94475" w14:textId="77777777" w:rsidTr="00043D83">
        <w:trPr>
          <w:trHeight w:val="207"/>
        </w:trPr>
        <w:tc>
          <w:tcPr>
            <w:tcW w:w="1980" w:type="dxa"/>
          </w:tcPr>
          <w:p w14:paraId="414AA494" w14:textId="77777777" w:rsidR="00282A94" w:rsidRPr="00282A94" w:rsidRDefault="00282A94" w:rsidP="00783682">
            <w:pPr>
              <w:rPr>
                <w:rFonts w:ascii="Arial" w:hAnsi="Arial" w:cs="Arial"/>
                <w:color w:val="FF0000"/>
                <w:sz w:val="18"/>
                <w:szCs w:val="18"/>
              </w:rPr>
            </w:pPr>
          </w:p>
        </w:tc>
        <w:tc>
          <w:tcPr>
            <w:tcW w:w="4030" w:type="dxa"/>
          </w:tcPr>
          <w:p w14:paraId="6798A964" w14:textId="77777777" w:rsidR="00282A94" w:rsidRPr="00282A94" w:rsidRDefault="00282A94" w:rsidP="00783682">
            <w:pPr>
              <w:rPr>
                <w:rFonts w:ascii="Arial" w:hAnsi="Arial" w:cs="Arial"/>
                <w:color w:val="FF0000"/>
                <w:sz w:val="18"/>
                <w:szCs w:val="18"/>
              </w:rPr>
            </w:pPr>
          </w:p>
        </w:tc>
        <w:tc>
          <w:tcPr>
            <w:tcW w:w="3006" w:type="dxa"/>
          </w:tcPr>
          <w:p w14:paraId="66A7432F" w14:textId="77777777" w:rsidR="00282A94" w:rsidRPr="00282A94" w:rsidRDefault="00282A94" w:rsidP="00783682">
            <w:pPr>
              <w:rPr>
                <w:rFonts w:ascii="Arial" w:hAnsi="Arial" w:cs="Arial"/>
                <w:color w:val="FF0000"/>
                <w:sz w:val="18"/>
                <w:szCs w:val="18"/>
              </w:rPr>
            </w:pPr>
          </w:p>
        </w:tc>
      </w:tr>
    </w:tbl>
    <w:p w14:paraId="50E698A4" w14:textId="77777777" w:rsidR="00261B6F" w:rsidRDefault="00261B6F" w:rsidP="00783682">
      <w:pPr>
        <w:spacing w:after="0" w:line="240" w:lineRule="auto"/>
        <w:rPr>
          <w:rFonts w:ascii="Arial" w:hAnsi="Arial" w:cs="Arial"/>
          <w:color w:val="808080"/>
          <w:sz w:val="18"/>
          <w:szCs w:val="18"/>
        </w:rPr>
      </w:pPr>
    </w:p>
    <w:p w14:paraId="224CFA33" w14:textId="44D31E1C" w:rsidR="00872D08" w:rsidRDefault="00872D08" w:rsidP="00566F74">
      <w:pPr>
        <w:pStyle w:val="Heading3"/>
        <w:keepNext/>
        <w:numPr>
          <w:ilvl w:val="0"/>
          <w:numId w:val="29"/>
        </w:numPr>
        <w:tabs>
          <w:tab w:val="left" w:pos="0"/>
        </w:tabs>
        <w:spacing w:after="0" w:line="240" w:lineRule="auto"/>
        <w:rPr>
          <w:sz w:val="24"/>
        </w:rPr>
      </w:pPr>
      <w:bookmarkStart w:id="181" w:name="_Toc195708206"/>
      <w:r>
        <w:rPr>
          <w:sz w:val="24"/>
        </w:rPr>
        <w:t>End-Point Protection – Servers (</w:t>
      </w:r>
      <w:proofErr w:type="spellStart"/>
      <w:r>
        <w:rPr>
          <w:sz w:val="24"/>
        </w:rPr>
        <w:t>SentinelOne</w:t>
      </w:r>
      <w:proofErr w:type="spellEnd"/>
      <w:r>
        <w:rPr>
          <w:sz w:val="24"/>
        </w:rPr>
        <w:t>)</w:t>
      </w:r>
      <w:bookmarkEnd w:id="181"/>
      <w:ins w:id="182" w:author="Charlaine" w:date="2025-06-17T13:11:00Z">
        <w:r w:rsidR="00D02153">
          <w:rPr>
            <w:sz w:val="24"/>
          </w:rPr>
          <w:t xml:space="preserve"> and Desktops (</w:t>
        </w:r>
        <w:proofErr w:type="spellStart"/>
        <w:r w:rsidR="00D02153">
          <w:rPr>
            <w:sz w:val="24"/>
          </w:rPr>
          <w:t>Emsisoft</w:t>
        </w:r>
        <w:proofErr w:type="spellEnd"/>
        <w:r w:rsidR="00D02153">
          <w:rPr>
            <w:sz w:val="24"/>
          </w:rPr>
          <w:t>)</w:t>
        </w:r>
      </w:ins>
    </w:p>
    <w:p w14:paraId="78C42EC1" w14:textId="77777777" w:rsidR="00783682" w:rsidRPr="00783682" w:rsidRDefault="00783682" w:rsidP="00783682">
      <w:pPr>
        <w:spacing w:after="0" w:line="240" w:lineRule="auto"/>
      </w:pPr>
    </w:p>
    <w:p w14:paraId="4C44207C" w14:textId="17BAEE5F" w:rsidR="00783682" w:rsidRDefault="00783682" w:rsidP="00D02153">
      <w:pPr>
        <w:pStyle w:val="ListParagraph"/>
        <w:numPr>
          <w:ilvl w:val="0"/>
          <w:numId w:val="21"/>
        </w:numPr>
        <w:spacing w:after="0" w:line="240" w:lineRule="auto"/>
        <w:rPr>
          <w:ins w:id="183" w:author="Charlaine" w:date="2025-06-17T13:12:00Z"/>
          <w:rFonts w:ascii="Arial" w:eastAsia="Times New Roman" w:hAnsi="Arial" w:cs="Arial"/>
          <w:color w:val="808080" w:themeColor="background1" w:themeShade="80"/>
          <w:sz w:val="18"/>
          <w:szCs w:val="18"/>
          <w:lang w:eastAsia="en-ZA"/>
        </w:rPr>
      </w:pPr>
      <w:commentRangeStart w:id="184"/>
      <w:r w:rsidRPr="00D02153">
        <w:rPr>
          <w:rFonts w:ascii="Arial" w:eastAsia="Times New Roman" w:hAnsi="Arial" w:cs="Arial"/>
          <w:color w:val="808080" w:themeColor="background1" w:themeShade="80"/>
          <w:sz w:val="18"/>
          <w:szCs w:val="18"/>
          <w:lang w:eastAsia="en-ZA"/>
        </w:rPr>
        <w:t>Deployment and management of SentinelOne endpoint protection on all server infrastructure for real-time threat detection and response</w:t>
      </w:r>
      <w:del w:id="185" w:author="Charlaine" w:date="2025-06-17T12:54:00Z">
        <w:r w:rsidRPr="00D02153" w:rsidDel="00DB3B15">
          <w:rPr>
            <w:rFonts w:ascii="Arial" w:eastAsia="Times New Roman" w:hAnsi="Arial" w:cs="Arial"/>
            <w:color w:val="808080" w:themeColor="background1" w:themeShade="80"/>
            <w:sz w:val="18"/>
            <w:szCs w:val="18"/>
            <w:lang w:eastAsia="en-ZA"/>
          </w:rPr>
          <w:delText>.</w:delText>
        </w:r>
        <w:commentRangeEnd w:id="184"/>
        <w:r w:rsidR="009F6BA1" w:rsidDel="00DB3B15">
          <w:rPr>
            <w:rStyle w:val="CommentReference"/>
          </w:rPr>
          <w:commentReference w:id="184"/>
        </w:r>
      </w:del>
      <w:ins w:id="186" w:author="Charlaine" w:date="2025-06-17T12:54:00Z">
        <w:r w:rsidR="00DB3B15" w:rsidRPr="00D02153">
          <w:rPr>
            <w:rFonts w:ascii="Arial" w:eastAsia="Times New Roman" w:hAnsi="Arial" w:cs="Arial"/>
            <w:color w:val="808080" w:themeColor="background1" w:themeShade="80"/>
            <w:sz w:val="18"/>
            <w:szCs w:val="18"/>
            <w:lang w:eastAsia="en-ZA"/>
          </w:rPr>
          <w:t xml:space="preserve">, </w:t>
        </w:r>
      </w:ins>
      <w:ins w:id="187" w:author="Charlaine" w:date="2025-06-17T13:11:00Z">
        <w:r w:rsidR="00D02153" w:rsidRPr="00D02153">
          <w:rPr>
            <w:rFonts w:ascii="Arial" w:eastAsia="Times New Roman" w:hAnsi="Arial" w:cs="Arial"/>
            <w:color w:val="808080" w:themeColor="background1" w:themeShade="80"/>
            <w:sz w:val="18"/>
            <w:szCs w:val="18"/>
            <w:lang w:eastAsia="en-ZA"/>
          </w:rPr>
          <w:t>(</w:t>
        </w:r>
      </w:ins>
      <w:ins w:id="188" w:author="Charlaine" w:date="2025-06-17T12:54:00Z">
        <w:r w:rsidR="00DB3B15" w:rsidRPr="00D02153">
          <w:rPr>
            <w:rFonts w:ascii="Arial" w:eastAsia="Times New Roman" w:hAnsi="Arial" w:cs="Arial"/>
            <w:color w:val="808080" w:themeColor="background1" w:themeShade="80"/>
            <w:sz w:val="18"/>
            <w:szCs w:val="18"/>
            <w:lang w:eastAsia="en-ZA"/>
          </w:rPr>
          <w:t>which includes software firewalls for every laptop</w:t>
        </w:r>
      </w:ins>
      <w:ins w:id="189" w:author="Charlaine" w:date="2025-06-17T13:11:00Z">
        <w:r w:rsidR="00D02153" w:rsidRPr="00D02153">
          <w:rPr>
            <w:rFonts w:ascii="Arial" w:eastAsia="Times New Roman" w:hAnsi="Arial" w:cs="Arial"/>
            <w:color w:val="808080" w:themeColor="background1" w:themeShade="80"/>
            <w:sz w:val="18"/>
            <w:szCs w:val="18"/>
            <w:lang w:eastAsia="en-ZA"/>
          </w:rPr>
          <w:t>)</w:t>
        </w:r>
      </w:ins>
      <w:ins w:id="190" w:author="Charlaine" w:date="2025-06-17T12:54:00Z">
        <w:r w:rsidR="00DB3B15" w:rsidRPr="00D02153">
          <w:rPr>
            <w:rFonts w:ascii="Arial" w:eastAsia="Times New Roman" w:hAnsi="Arial" w:cs="Arial"/>
            <w:color w:val="808080" w:themeColor="background1" w:themeShade="80"/>
            <w:sz w:val="18"/>
            <w:szCs w:val="18"/>
            <w:lang w:eastAsia="en-ZA"/>
          </w:rPr>
          <w:t xml:space="preserve">. </w:t>
        </w:r>
      </w:ins>
    </w:p>
    <w:p w14:paraId="08CC5DC2" w14:textId="77777777" w:rsidR="00CA2DE9" w:rsidRDefault="00CA2DE9" w:rsidP="00CA2DE9">
      <w:pPr>
        <w:pStyle w:val="NormalWeb"/>
        <w:numPr>
          <w:ilvl w:val="0"/>
          <w:numId w:val="21"/>
        </w:numPr>
        <w:spacing w:before="0" w:beforeAutospacing="0" w:after="0" w:afterAutospacing="0"/>
        <w:rPr>
          <w:ins w:id="191" w:author="Charlaine" w:date="2025-06-17T13:19:00Z"/>
          <w:rFonts w:ascii="Arial" w:hAnsi="Arial" w:cs="Arial"/>
          <w:color w:val="808080" w:themeColor="background1" w:themeShade="80"/>
          <w:sz w:val="20"/>
          <w:szCs w:val="20"/>
        </w:rPr>
      </w:pPr>
      <w:ins w:id="192" w:author="Charlaine" w:date="2025-06-17T13:19:00Z">
        <w:r w:rsidRPr="002B3C6B">
          <w:rPr>
            <w:rFonts w:ascii="Arial" w:hAnsi="Arial" w:cs="Arial"/>
            <w:color w:val="808080" w:themeColor="background1" w:themeShade="80"/>
            <w:sz w:val="20"/>
            <w:szCs w:val="20"/>
          </w:rPr>
          <w:t>The Supplier will provide support for the following activities related to the security and management of user endpoint devices (e.g., laptops):</w:t>
        </w:r>
      </w:ins>
    </w:p>
    <w:p w14:paraId="233583B7" w14:textId="77777777" w:rsidR="00CA2DE9" w:rsidRPr="0019632B" w:rsidRDefault="00CA2DE9" w:rsidP="002D3C33">
      <w:pPr>
        <w:pStyle w:val="NormalWeb"/>
        <w:numPr>
          <w:ilvl w:val="0"/>
          <w:numId w:val="56"/>
        </w:numPr>
        <w:spacing w:before="0" w:beforeAutospacing="0" w:after="0" w:afterAutospacing="0"/>
        <w:rPr>
          <w:ins w:id="193" w:author="Charlaine" w:date="2025-06-17T13:19:00Z"/>
          <w:rFonts w:ascii="Arial" w:hAnsi="Arial" w:cs="Arial"/>
          <w:color w:val="808080" w:themeColor="background1" w:themeShade="80"/>
          <w:sz w:val="20"/>
          <w:szCs w:val="20"/>
        </w:rPr>
      </w:pPr>
      <w:ins w:id="194" w:author="Charlaine" w:date="2025-06-17T13:19:00Z">
        <w:r w:rsidRPr="0019632B">
          <w:rPr>
            <w:rFonts w:ascii="Arial" w:hAnsi="Arial" w:cs="Arial"/>
            <w:color w:val="808080" w:themeColor="background1" w:themeShade="80"/>
            <w:sz w:val="18"/>
            <w:szCs w:val="18"/>
          </w:rPr>
          <w:t>Full technical support for all end-user PCs, including BitLocker encryption and related configurations</w:t>
        </w:r>
      </w:ins>
    </w:p>
    <w:p w14:paraId="570ACBB6" w14:textId="77777777" w:rsidR="00CA2DE9" w:rsidRDefault="00CA2DE9" w:rsidP="002D3C33">
      <w:pPr>
        <w:pStyle w:val="NormalWeb"/>
        <w:numPr>
          <w:ilvl w:val="0"/>
          <w:numId w:val="56"/>
        </w:numPr>
        <w:spacing w:before="0" w:beforeAutospacing="0" w:after="0" w:afterAutospacing="0"/>
        <w:rPr>
          <w:ins w:id="195" w:author="Charlaine" w:date="2025-06-17T13:19:00Z"/>
          <w:rFonts w:ascii="Arial" w:hAnsi="Arial" w:cs="Arial"/>
          <w:color w:val="808080" w:themeColor="background1" w:themeShade="80"/>
          <w:sz w:val="20"/>
          <w:szCs w:val="20"/>
        </w:rPr>
      </w:pPr>
      <w:ins w:id="196" w:author="Charlaine" w:date="2025-06-17T13:19:00Z">
        <w:r w:rsidRPr="0019632B">
          <w:rPr>
            <w:rFonts w:ascii="Arial" w:hAnsi="Arial" w:cs="Arial"/>
            <w:color w:val="808080" w:themeColor="background1" w:themeShade="80"/>
            <w:sz w:val="20"/>
            <w:szCs w:val="20"/>
          </w:rPr>
          <w:t>Assist with the procurement of laptops as required.</w:t>
        </w:r>
      </w:ins>
    </w:p>
    <w:p w14:paraId="5435E2DA" w14:textId="77777777" w:rsidR="00CA2DE9" w:rsidRDefault="00CA2DE9" w:rsidP="002D3C33">
      <w:pPr>
        <w:pStyle w:val="NormalWeb"/>
        <w:numPr>
          <w:ilvl w:val="0"/>
          <w:numId w:val="56"/>
        </w:numPr>
        <w:spacing w:before="0" w:beforeAutospacing="0" w:after="0" w:afterAutospacing="0"/>
        <w:rPr>
          <w:ins w:id="197" w:author="Charlaine" w:date="2025-06-17T13:19:00Z"/>
          <w:rFonts w:ascii="Arial" w:hAnsi="Arial" w:cs="Arial"/>
          <w:color w:val="808080" w:themeColor="background1" w:themeShade="80"/>
          <w:sz w:val="20"/>
          <w:szCs w:val="20"/>
        </w:rPr>
      </w:pPr>
      <w:ins w:id="198" w:author="Charlaine" w:date="2025-06-17T13:19:00Z">
        <w:r w:rsidRPr="0019632B">
          <w:rPr>
            <w:rFonts w:ascii="Arial" w:hAnsi="Arial" w:cs="Arial"/>
            <w:color w:val="808080" w:themeColor="background1" w:themeShade="80"/>
            <w:sz w:val="20"/>
            <w:szCs w:val="20"/>
          </w:rPr>
          <w:t>Apply a secure, baseline-hardened configuration to all laptops during initial setup.</w:t>
        </w:r>
      </w:ins>
    </w:p>
    <w:p w14:paraId="324CA7F4" w14:textId="77777777" w:rsidR="00CA2DE9" w:rsidRDefault="00CA2DE9" w:rsidP="002D3C33">
      <w:pPr>
        <w:pStyle w:val="NormalWeb"/>
        <w:numPr>
          <w:ilvl w:val="0"/>
          <w:numId w:val="56"/>
        </w:numPr>
        <w:spacing w:before="0" w:beforeAutospacing="0" w:after="0" w:afterAutospacing="0"/>
        <w:rPr>
          <w:ins w:id="199" w:author="Charlaine" w:date="2025-06-17T13:19:00Z"/>
          <w:rFonts w:ascii="Arial" w:hAnsi="Arial" w:cs="Arial"/>
          <w:color w:val="808080" w:themeColor="background1" w:themeShade="80"/>
          <w:sz w:val="20"/>
          <w:szCs w:val="20"/>
        </w:rPr>
      </w:pPr>
      <w:ins w:id="200" w:author="Charlaine" w:date="2025-06-17T13:19:00Z">
        <w:r w:rsidRPr="0019632B">
          <w:rPr>
            <w:rFonts w:ascii="Arial" w:hAnsi="Arial" w:cs="Arial"/>
            <w:color w:val="808080" w:themeColor="background1" w:themeShade="80"/>
            <w:sz w:val="20"/>
            <w:szCs w:val="20"/>
          </w:rPr>
          <w:t>Ensure that all security patches, software updates, and drivers are applied in a timely and controlled manner as part of the initial configuration process. Ongoing patch monitoring will be conducted by Stephanus.</w:t>
        </w:r>
      </w:ins>
    </w:p>
    <w:p w14:paraId="41D3FE8D" w14:textId="77777777" w:rsidR="00CA2DE9" w:rsidRDefault="00CA2DE9" w:rsidP="002D3C33">
      <w:pPr>
        <w:pStyle w:val="NormalWeb"/>
        <w:numPr>
          <w:ilvl w:val="0"/>
          <w:numId w:val="56"/>
        </w:numPr>
        <w:spacing w:before="0" w:beforeAutospacing="0" w:after="0" w:afterAutospacing="0"/>
        <w:rPr>
          <w:ins w:id="201" w:author="Charlaine" w:date="2025-06-17T13:19:00Z"/>
          <w:rFonts w:ascii="Arial" w:hAnsi="Arial" w:cs="Arial"/>
          <w:color w:val="808080" w:themeColor="background1" w:themeShade="80"/>
          <w:sz w:val="20"/>
          <w:szCs w:val="20"/>
        </w:rPr>
      </w:pPr>
      <w:ins w:id="202" w:author="Charlaine" w:date="2025-06-17T13:19:00Z">
        <w:r w:rsidRPr="0019632B">
          <w:rPr>
            <w:rFonts w:ascii="Arial" w:hAnsi="Arial" w:cs="Arial"/>
            <w:color w:val="808080" w:themeColor="background1" w:themeShade="80"/>
            <w:sz w:val="20"/>
            <w:szCs w:val="20"/>
          </w:rPr>
          <w:t xml:space="preserve">Assess and monitor system-level security logs on laptops for suspicious activity at the operating system level. If the implemented </w:t>
        </w:r>
        <w:proofErr w:type="spellStart"/>
        <w:r w:rsidRPr="0019632B">
          <w:rPr>
            <w:rFonts w:ascii="Arial" w:hAnsi="Arial" w:cs="Arial"/>
            <w:color w:val="808080" w:themeColor="background1" w:themeShade="80"/>
            <w:sz w:val="20"/>
            <w:szCs w:val="20"/>
          </w:rPr>
          <w:t>Emsisoft</w:t>
        </w:r>
        <w:proofErr w:type="spellEnd"/>
        <w:r w:rsidRPr="0019632B">
          <w:rPr>
            <w:rFonts w:ascii="Arial" w:hAnsi="Arial" w:cs="Arial"/>
            <w:color w:val="808080" w:themeColor="background1" w:themeShade="80"/>
            <w:sz w:val="20"/>
            <w:szCs w:val="20"/>
          </w:rPr>
          <w:t xml:space="preserve"> solution sufficiently covers these requirements, no additional logging measures will be necessary.</w:t>
        </w:r>
      </w:ins>
    </w:p>
    <w:p w14:paraId="7CD948ED" w14:textId="77777777" w:rsidR="00CA2DE9" w:rsidRPr="0019632B" w:rsidRDefault="00CA2DE9" w:rsidP="002D3C33">
      <w:pPr>
        <w:pStyle w:val="NormalWeb"/>
        <w:numPr>
          <w:ilvl w:val="0"/>
          <w:numId w:val="56"/>
        </w:numPr>
        <w:spacing w:before="0" w:beforeAutospacing="0" w:after="0" w:afterAutospacing="0"/>
        <w:rPr>
          <w:ins w:id="203" w:author="Charlaine" w:date="2025-06-17T13:19:00Z"/>
          <w:rFonts w:ascii="Arial" w:hAnsi="Arial" w:cs="Arial"/>
          <w:color w:val="808080" w:themeColor="background1" w:themeShade="80"/>
          <w:sz w:val="20"/>
          <w:szCs w:val="20"/>
        </w:rPr>
      </w:pPr>
      <w:ins w:id="204" w:author="Charlaine" w:date="2025-06-17T13:19:00Z">
        <w:r w:rsidRPr="0019632B">
          <w:rPr>
            <w:rFonts w:ascii="Arial" w:hAnsi="Arial" w:cs="Arial"/>
            <w:color w:val="808080" w:themeColor="background1" w:themeShade="80"/>
            <w:sz w:val="20"/>
            <w:szCs w:val="20"/>
          </w:rPr>
          <w:t>Implement and manage:</w:t>
        </w:r>
      </w:ins>
    </w:p>
    <w:p w14:paraId="36CFA6E8" w14:textId="77777777" w:rsidR="00CA2DE9" w:rsidRPr="002B3C6B" w:rsidRDefault="00CA2DE9" w:rsidP="002D3C33">
      <w:pPr>
        <w:pStyle w:val="ListParagraph"/>
        <w:numPr>
          <w:ilvl w:val="0"/>
          <w:numId w:val="55"/>
        </w:numPr>
        <w:spacing w:after="0" w:line="240" w:lineRule="auto"/>
        <w:rPr>
          <w:ins w:id="205" w:author="Charlaine" w:date="2025-06-17T13:19:00Z"/>
          <w:rFonts w:ascii="Arial" w:eastAsia="Times New Roman" w:hAnsi="Arial" w:cs="Arial"/>
          <w:color w:val="808080" w:themeColor="background1" w:themeShade="80"/>
          <w:sz w:val="18"/>
          <w:szCs w:val="18"/>
          <w:lang w:eastAsia="en-ZA"/>
        </w:rPr>
      </w:pPr>
      <w:ins w:id="206" w:author="Charlaine" w:date="2025-06-17T13:19:00Z">
        <w:r w:rsidRPr="002B3C6B">
          <w:rPr>
            <w:rFonts w:ascii="Arial" w:hAnsi="Arial" w:cs="Arial"/>
            <w:color w:val="808080" w:themeColor="background1" w:themeShade="80"/>
            <w:sz w:val="20"/>
            <w:szCs w:val="20"/>
          </w:rPr>
          <w:t>Anti-Virus / Anti-Malware protection</w:t>
        </w:r>
      </w:ins>
    </w:p>
    <w:p w14:paraId="5742E108" w14:textId="77777777" w:rsidR="00CA2DE9" w:rsidRPr="002B3C6B" w:rsidRDefault="00CA2DE9" w:rsidP="002D3C33">
      <w:pPr>
        <w:pStyle w:val="ListParagraph"/>
        <w:numPr>
          <w:ilvl w:val="0"/>
          <w:numId w:val="55"/>
        </w:numPr>
        <w:spacing w:after="0" w:line="240" w:lineRule="auto"/>
        <w:rPr>
          <w:ins w:id="207" w:author="Charlaine" w:date="2025-06-17T13:19:00Z"/>
          <w:rFonts w:ascii="Arial" w:eastAsia="Times New Roman" w:hAnsi="Arial" w:cs="Arial"/>
          <w:color w:val="808080" w:themeColor="background1" w:themeShade="80"/>
          <w:sz w:val="18"/>
          <w:szCs w:val="18"/>
          <w:lang w:eastAsia="en-ZA"/>
        </w:rPr>
      </w:pPr>
      <w:ins w:id="208" w:author="Charlaine" w:date="2025-06-17T13:19:00Z">
        <w:r w:rsidRPr="002B3C6B">
          <w:rPr>
            <w:rFonts w:ascii="Arial" w:hAnsi="Arial" w:cs="Arial"/>
            <w:color w:val="808080" w:themeColor="background1" w:themeShade="80"/>
            <w:sz w:val="20"/>
            <w:szCs w:val="20"/>
          </w:rPr>
          <w:t>Endpoint Detection and Response (EDR)</w:t>
        </w:r>
      </w:ins>
    </w:p>
    <w:p w14:paraId="3BBFC613" w14:textId="77777777" w:rsidR="00CA2DE9" w:rsidRPr="002B3C6B" w:rsidRDefault="00CA2DE9" w:rsidP="002D3C33">
      <w:pPr>
        <w:pStyle w:val="ListParagraph"/>
        <w:numPr>
          <w:ilvl w:val="0"/>
          <w:numId w:val="55"/>
        </w:numPr>
        <w:spacing w:after="0" w:line="240" w:lineRule="auto"/>
        <w:rPr>
          <w:ins w:id="209" w:author="Charlaine" w:date="2025-06-17T13:19:00Z"/>
          <w:rFonts w:ascii="Arial" w:eastAsia="Times New Roman" w:hAnsi="Arial" w:cs="Arial"/>
          <w:color w:val="808080" w:themeColor="background1" w:themeShade="80"/>
          <w:sz w:val="18"/>
          <w:szCs w:val="18"/>
          <w:lang w:eastAsia="en-ZA"/>
        </w:rPr>
      </w:pPr>
      <w:ins w:id="210" w:author="Charlaine" w:date="2025-06-17T13:19:00Z">
        <w:r w:rsidRPr="002B3C6B">
          <w:rPr>
            <w:rFonts w:ascii="Arial" w:hAnsi="Arial" w:cs="Arial"/>
            <w:color w:val="808080" w:themeColor="background1" w:themeShade="80"/>
            <w:sz w:val="20"/>
            <w:szCs w:val="20"/>
          </w:rPr>
          <w:t>Software-based firewalls</w:t>
        </w:r>
      </w:ins>
    </w:p>
    <w:p w14:paraId="471E9C65" w14:textId="77777777" w:rsidR="00CA2DE9" w:rsidRPr="002B3C6B" w:rsidRDefault="00CA2DE9" w:rsidP="002D3C33">
      <w:pPr>
        <w:pStyle w:val="ListParagraph"/>
        <w:numPr>
          <w:ilvl w:val="0"/>
          <w:numId w:val="57"/>
        </w:numPr>
        <w:spacing w:after="0" w:line="240" w:lineRule="auto"/>
        <w:rPr>
          <w:ins w:id="211" w:author="Charlaine" w:date="2025-06-17T13:19:00Z"/>
          <w:rFonts w:ascii="Arial" w:eastAsia="Times New Roman" w:hAnsi="Arial" w:cs="Arial"/>
          <w:color w:val="808080" w:themeColor="background1" w:themeShade="80"/>
          <w:sz w:val="18"/>
          <w:szCs w:val="18"/>
          <w:lang w:eastAsia="en-ZA"/>
        </w:rPr>
      </w:pPr>
      <w:ins w:id="212" w:author="Charlaine" w:date="2025-06-17T13:19:00Z">
        <w:r w:rsidRPr="002B3C6B">
          <w:rPr>
            <w:rFonts w:ascii="Arial" w:hAnsi="Arial" w:cs="Arial"/>
            <w:color w:val="808080" w:themeColor="background1" w:themeShade="80"/>
            <w:sz w:val="20"/>
            <w:szCs w:val="20"/>
          </w:rPr>
          <w:t>Enforce user-level authentication and authorisation on all managed endpoints, including the configuration of strong password policies.</w:t>
        </w:r>
      </w:ins>
    </w:p>
    <w:p w14:paraId="7C62B231" w14:textId="77777777" w:rsidR="00CA2DE9" w:rsidRPr="002B3C6B" w:rsidRDefault="00CA2DE9" w:rsidP="002D3C33">
      <w:pPr>
        <w:pStyle w:val="ListParagraph"/>
        <w:numPr>
          <w:ilvl w:val="0"/>
          <w:numId w:val="57"/>
        </w:numPr>
        <w:spacing w:after="0" w:line="240" w:lineRule="auto"/>
        <w:rPr>
          <w:ins w:id="213" w:author="Charlaine" w:date="2025-06-17T13:19:00Z"/>
          <w:rFonts w:ascii="Arial" w:eastAsia="Times New Roman" w:hAnsi="Arial" w:cs="Arial"/>
          <w:color w:val="808080" w:themeColor="background1" w:themeShade="80"/>
          <w:sz w:val="18"/>
          <w:szCs w:val="18"/>
          <w:lang w:eastAsia="en-ZA"/>
        </w:rPr>
      </w:pPr>
      <w:ins w:id="214" w:author="Charlaine" w:date="2025-06-17T13:19:00Z">
        <w:r w:rsidRPr="002B3C6B">
          <w:rPr>
            <w:rFonts w:ascii="Arial" w:hAnsi="Arial" w:cs="Arial"/>
            <w:color w:val="808080" w:themeColor="background1" w:themeShade="80"/>
            <w:sz w:val="20"/>
            <w:szCs w:val="20"/>
          </w:rPr>
          <w:t>Ensure that generic or shared user accounts are not used on any managed endpoint devices.</w:t>
        </w:r>
      </w:ins>
    </w:p>
    <w:p w14:paraId="795781EF" w14:textId="77777777" w:rsidR="00D02153" w:rsidRPr="00D02153" w:rsidRDefault="00D02153" w:rsidP="00CA2DE9">
      <w:pPr>
        <w:pStyle w:val="ListParagraph"/>
        <w:spacing w:after="0" w:line="240" w:lineRule="auto"/>
        <w:ind w:left="360"/>
        <w:rPr>
          <w:ins w:id="215" w:author="Charlaine" w:date="2025-06-17T12:54:00Z"/>
          <w:rFonts w:ascii="Arial" w:eastAsia="Times New Roman" w:hAnsi="Arial" w:cs="Arial"/>
          <w:color w:val="808080" w:themeColor="background1" w:themeShade="80"/>
          <w:sz w:val="18"/>
          <w:szCs w:val="18"/>
          <w:lang w:eastAsia="en-ZA"/>
        </w:rPr>
      </w:pPr>
    </w:p>
    <w:p w14:paraId="49FF5C22" w14:textId="77777777" w:rsidR="00DB3B15" w:rsidRPr="003E36F9" w:rsidRDefault="00DB3B15" w:rsidP="00783682">
      <w:pPr>
        <w:spacing w:after="0" w:line="240" w:lineRule="auto"/>
        <w:rPr>
          <w:rFonts w:ascii="Arial" w:eastAsia="Times New Roman" w:hAnsi="Arial" w:cs="Arial"/>
          <w:color w:val="808080" w:themeColor="background1" w:themeShade="80"/>
          <w:sz w:val="18"/>
          <w:szCs w:val="18"/>
          <w:lang w:eastAsia="en-ZA"/>
        </w:rPr>
      </w:pPr>
    </w:p>
    <w:p w14:paraId="3393C98A" w14:textId="2EEE8FB6" w:rsidR="00872D08" w:rsidRDefault="00872D08" w:rsidP="00566F74">
      <w:pPr>
        <w:pStyle w:val="Heading3"/>
        <w:keepNext/>
        <w:numPr>
          <w:ilvl w:val="0"/>
          <w:numId w:val="29"/>
        </w:numPr>
        <w:tabs>
          <w:tab w:val="left" w:pos="0"/>
        </w:tabs>
        <w:spacing w:after="0" w:line="240" w:lineRule="auto"/>
        <w:rPr>
          <w:sz w:val="24"/>
        </w:rPr>
      </w:pPr>
      <w:bookmarkStart w:id="216" w:name="_Toc195708207"/>
      <w:r w:rsidRPr="00783682">
        <w:rPr>
          <w:sz w:val="24"/>
        </w:rPr>
        <w:t>Firewall Management</w:t>
      </w:r>
      <w:bookmarkEnd w:id="216"/>
      <w:ins w:id="217" w:author="Charlaine" w:date="2025-06-17T12:53:00Z">
        <w:r w:rsidR="00DB3B15">
          <w:rPr>
            <w:sz w:val="24"/>
          </w:rPr>
          <w:t xml:space="preserve"> and Security Testing</w:t>
        </w:r>
      </w:ins>
    </w:p>
    <w:p w14:paraId="471C7961" w14:textId="2A694A71" w:rsidR="00783682" w:rsidRDefault="00783682" w:rsidP="00783682">
      <w:pPr>
        <w:spacing w:after="0" w:line="240" w:lineRule="auto"/>
      </w:pPr>
    </w:p>
    <w:p w14:paraId="2459A07A" w14:textId="678DF24F" w:rsidR="00783682" w:rsidRPr="00723D0A" w:rsidDel="00DB3B15" w:rsidRDefault="00DB3B15" w:rsidP="00783682">
      <w:pPr>
        <w:spacing w:after="0" w:line="240" w:lineRule="auto"/>
        <w:rPr>
          <w:del w:id="218" w:author="Charlaine" w:date="2025-06-17T12:53:00Z"/>
          <w:rFonts w:ascii="Arial" w:eastAsia="Times New Roman" w:hAnsi="Arial" w:cs="Arial"/>
          <w:color w:val="808080" w:themeColor="background1" w:themeShade="80"/>
          <w:sz w:val="18"/>
          <w:szCs w:val="18"/>
          <w:lang w:eastAsia="en-ZA"/>
        </w:rPr>
      </w:pPr>
      <w:ins w:id="219" w:author="Charlaine" w:date="2025-06-17T12:54:00Z">
        <w:r>
          <w:t>P</w:t>
        </w:r>
      </w:ins>
      <w:ins w:id="220" w:author="Charlaine" w:date="2025-06-17T12:53:00Z">
        <w:r>
          <w:t xml:space="preserve">rovision, configuration, and ongoing management of enterprise-grade firewall systems to safeguard network traffic. In addition, </w:t>
        </w:r>
        <w:r>
          <w:rPr>
            <w:rStyle w:val="Strong"/>
          </w:rPr>
          <w:t>external penetration testing shall be conducted at least annually or following any major infrastructure or configuration changes</w:t>
        </w:r>
        <w:r>
          <w:t>. These tests may be performed by internal Sautech resources or commissioned external specialists, as deemed appropriate by Sautech.</w:t>
        </w:r>
      </w:ins>
      <w:commentRangeStart w:id="221"/>
      <w:del w:id="222" w:author="Charlaine" w:date="2025-06-17T12:53:00Z">
        <w:r w:rsidR="00783682" w:rsidRPr="00723D0A" w:rsidDel="00DB3B15">
          <w:rPr>
            <w:rFonts w:ascii="Arial" w:eastAsia="Times New Roman" w:hAnsi="Arial" w:cs="Arial"/>
            <w:color w:val="808080" w:themeColor="background1" w:themeShade="80"/>
            <w:sz w:val="18"/>
            <w:szCs w:val="18"/>
            <w:lang w:eastAsia="en-ZA"/>
          </w:rPr>
          <w:delText>Provision, configuration, and ongoing management of enterprise-grade firewall systems to safeguard network traffic.</w:delText>
        </w:r>
        <w:commentRangeEnd w:id="221"/>
        <w:r w:rsidR="009F6BA1" w:rsidDel="00DB3B15">
          <w:rPr>
            <w:rStyle w:val="CommentReference"/>
          </w:rPr>
          <w:commentReference w:id="221"/>
        </w:r>
      </w:del>
    </w:p>
    <w:p w14:paraId="58F88CC1" w14:textId="77777777" w:rsidR="002D7466" w:rsidRPr="00723D0A" w:rsidRDefault="002D7466" w:rsidP="00783682">
      <w:pPr>
        <w:spacing w:after="0" w:line="240" w:lineRule="auto"/>
        <w:rPr>
          <w:color w:val="808080" w:themeColor="background1" w:themeShade="80"/>
        </w:rPr>
      </w:pPr>
    </w:p>
    <w:p w14:paraId="6A5A26EA" w14:textId="58EC25DE" w:rsidR="00872D08" w:rsidRDefault="00872D08" w:rsidP="00566F74">
      <w:pPr>
        <w:pStyle w:val="Heading3"/>
        <w:keepNext/>
        <w:numPr>
          <w:ilvl w:val="0"/>
          <w:numId w:val="29"/>
        </w:numPr>
        <w:tabs>
          <w:tab w:val="left" w:pos="0"/>
        </w:tabs>
        <w:spacing w:after="0" w:line="240" w:lineRule="auto"/>
        <w:rPr>
          <w:sz w:val="24"/>
        </w:rPr>
      </w:pPr>
      <w:bookmarkStart w:id="223" w:name="_Toc195708208"/>
      <w:r>
        <w:rPr>
          <w:sz w:val="24"/>
        </w:rPr>
        <w:t>VPN Access Configuration</w:t>
      </w:r>
      <w:bookmarkEnd w:id="223"/>
    </w:p>
    <w:p w14:paraId="76759E8C" w14:textId="358789AB" w:rsidR="00783682" w:rsidRPr="00723D0A" w:rsidRDefault="00783682" w:rsidP="00783682">
      <w:pPr>
        <w:spacing w:after="0" w:line="240" w:lineRule="auto"/>
        <w:rPr>
          <w:color w:val="808080" w:themeColor="background1" w:themeShade="80"/>
        </w:rPr>
      </w:pPr>
    </w:p>
    <w:p w14:paraId="7D1E701F" w14:textId="77777777" w:rsidR="00783682" w:rsidRPr="00723D0A" w:rsidRDefault="00783682" w:rsidP="00783682">
      <w:pPr>
        <w:spacing w:after="0" w:line="240" w:lineRule="auto"/>
        <w:rPr>
          <w:rFonts w:ascii="Arial" w:eastAsia="Times New Roman" w:hAnsi="Arial" w:cs="Arial"/>
          <w:color w:val="808080" w:themeColor="background1" w:themeShade="80"/>
          <w:sz w:val="18"/>
          <w:szCs w:val="18"/>
          <w:lang w:eastAsia="en-ZA"/>
        </w:rPr>
      </w:pPr>
      <w:r w:rsidRPr="00723D0A">
        <w:rPr>
          <w:rFonts w:ascii="Arial" w:eastAsia="Times New Roman" w:hAnsi="Arial" w:cs="Arial"/>
          <w:color w:val="808080" w:themeColor="background1" w:themeShade="80"/>
          <w:sz w:val="18"/>
          <w:szCs w:val="18"/>
          <w:lang w:eastAsia="en-ZA"/>
        </w:rPr>
        <w:t>Setup and maintenance of secure Virtual Private Network (VPN) access for remote connectivity to the Client’s systems.</w:t>
      </w:r>
    </w:p>
    <w:p w14:paraId="17A49BE3" w14:textId="20FD02AC" w:rsidR="00872D08" w:rsidRDefault="00872D08" w:rsidP="00783682">
      <w:pPr>
        <w:spacing w:after="0" w:line="240" w:lineRule="auto"/>
      </w:pPr>
    </w:p>
    <w:p w14:paraId="6179957A" w14:textId="2684C409" w:rsidR="00872D08" w:rsidRDefault="00872D08" w:rsidP="00566F74">
      <w:pPr>
        <w:pStyle w:val="Heading3"/>
        <w:keepNext/>
        <w:numPr>
          <w:ilvl w:val="0"/>
          <w:numId w:val="29"/>
        </w:numPr>
        <w:tabs>
          <w:tab w:val="left" w:pos="0"/>
        </w:tabs>
        <w:spacing w:after="0" w:line="240" w:lineRule="auto"/>
        <w:rPr>
          <w:sz w:val="24"/>
        </w:rPr>
      </w:pPr>
      <w:bookmarkStart w:id="224" w:name="_Toc195708209"/>
      <w:r>
        <w:rPr>
          <w:sz w:val="24"/>
        </w:rPr>
        <w:t>SDWAN (Software-Defined Wide Area Network)</w:t>
      </w:r>
      <w:bookmarkEnd w:id="224"/>
    </w:p>
    <w:p w14:paraId="4E614C6F" w14:textId="77777777" w:rsidR="00783682" w:rsidRPr="00783682" w:rsidRDefault="00783682" w:rsidP="00783682">
      <w:pPr>
        <w:spacing w:after="0" w:line="240" w:lineRule="auto"/>
      </w:pPr>
    </w:p>
    <w:p w14:paraId="6966ECC8" w14:textId="77777777" w:rsidR="00783682" w:rsidRPr="00723D0A" w:rsidRDefault="00783682" w:rsidP="00783682">
      <w:pPr>
        <w:spacing w:after="0" w:line="240" w:lineRule="auto"/>
        <w:rPr>
          <w:rFonts w:ascii="Arial" w:eastAsia="Times New Roman" w:hAnsi="Arial" w:cs="Arial"/>
          <w:color w:val="808080" w:themeColor="background1" w:themeShade="80"/>
          <w:sz w:val="18"/>
          <w:szCs w:val="18"/>
          <w:lang w:eastAsia="en-ZA"/>
        </w:rPr>
      </w:pPr>
      <w:r w:rsidRPr="00723D0A">
        <w:rPr>
          <w:rFonts w:ascii="Arial" w:eastAsia="Times New Roman" w:hAnsi="Arial" w:cs="Arial"/>
          <w:color w:val="808080" w:themeColor="background1" w:themeShade="80"/>
          <w:sz w:val="18"/>
          <w:szCs w:val="18"/>
          <w:lang w:eastAsia="en-ZA"/>
        </w:rPr>
        <w:t>Provision and support of SD-WAN technology to enhance network performance, reliability, and security across multiple locations.</w:t>
      </w:r>
    </w:p>
    <w:p w14:paraId="63EB6D1F" w14:textId="59C63B51" w:rsidR="00872D08" w:rsidRDefault="00872D08" w:rsidP="00783682">
      <w:pPr>
        <w:spacing w:after="0" w:line="240" w:lineRule="auto"/>
      </w:pPr>
    </w:p>
    <w:p w14:paraId="04D513E7" w14:textId="3D52F018" w:rsidR="00872D08" w:rsidDel="00CA2DE9" w:rsidRDefault="00872D08" w:rsidP="00566F74">
      <w:pPr>
        <w:pStyle w:val="Heading3"/>
        <w:keepNext/>
        <w:numPr>
          <w:ilvl w:val="0"/>
          <w:numId w:val="29"/>
        </w:numPr>
        <w:tabs>
          <w:tab w:val="left" w:pos="0"/>
        </w:tabs>
        <w:spacing w:after="0" w:line="240" w:lineRule="auto"/>
        <w:rPr>
          <w:del w:id="225" w:author="Charlaine" w:date="2025-06-17T13:23:00Z"/>
          <w:sz w:val="24"/>
        </w:rPr>
      </w:pPr>
      <w:bookmarkStart w:id="226" w:name="_Toc195708210"/>
      <w:commentRangeStart w:id="227"/>
      <w:commentRangeStart w:id="228"/>
      <w:del w:id="229" w:author="Charlaine" w:date="2025-06-17T13:23:00Z">
        <w:r w:rsidDel="00CA2DE9">
          <w:rPr>
            <w:sz w:val="24"/>
          </w:rPr>
          <w:lastRenderedPageBreak/>
          <w:delText>End- Point Protection – Desktops (Emsisoft)</w:delText>
        </w:r>
        <w:bookmarkEnd w:id="226"/>
        <w:commentRangeEnd w:id="227"/>
        <w:r w:rsidR="004E6E5C" w:rsidDel="00CA2DE9">
          <w:rPr>
            <w:rStyle w:val="CommentReference"/>
            <w:rFonts w:asciiTheme="minorHAnsi" w:hAnsiTheme="minorHAnsi"/>
            <w:color w:val="auto"/>
          </w:rPr>
          <w:commentReference w:id="227"/>
        </w:r>
        <w:commentRangeEnd w:id="228"/>
        <w:r w:rsidR="00404B47" w:rsidDel="00CA2DE9">
          <w:rPr>
            <w:rStyle w:val="CommentReference"/>
            <w:rFonts w:asciiTheme="minorHAnsi" w:hAnsiTheme="minorHAnsi"/>
            <w:color w:val="auto"/>
          </w:rPr>
          <w:commentReference w:id="228"/>
        </w:r>
      </w:del>
    </w:p>
    <w:p w14:paraId="58B85DFE" w14:textId="31D1A495" w:rsidR="00783682" w:rsidDel="00CA2DE9" w:rsidRDefault="00783682" w:rsidP="00783682">
      <w:pPr>
        <w:spacing w:after="0" w:line="240" w:lineRule="auto"/>
        <w:rPr>
          <w:del w:id="230" w:author="Charlaine" w:date="2025-06-17T13:23:00Z"/>
        </w:rPr>
      </w:pPr>
    </w:p>
    <w:p w14:paraId="33BED0D2" w14:textId="1F2E95DF" w:rsidR="00783682" w:rsidRPr="00723D0A" w:rsidRDefault="00783682" w:rsidP="00783682">
      <w:pPr>
        <w:spacing w:after="0" w:line="240" w:lineRule="auto"/>
        <w:rPr>
          <w:color w:val="808080" w:themeColor="background1" w:themeShade="80"/>
        </w:rPr>
      </w:pPr>
      <w:del w:id="231" w:author="Charlaine" w:date="2025-06-17T13:23:00Z">
        <w:r w:rsidRPr="00723D0A" w:rsidDel="00CA2DE9">
          <w:rPr>
            <w:rFonts w:ascii="Arial" w:eastAsia="Times New Roman" w:hAnsi="Arial" w:cs="Arial"/>
            <w:color w:val="808080" w:themeColor="background1" w:themeShade="80"/>
            <w:sz w:val="18"/>
            <w:szCs w:val="18"/>
            <w:lang w:eastAsia="en-ZA"/>
          </w:rPr>
          <w:delText>Full technical support for all</w:delText>
        </w:r>
        <w:r w:rsidR="002D7466" w:rsidRPr="00723D0A" w:rsidDel="00CA2DE9">
          <w:rPr>
            <w:rFonts w:ascii="Arial" w:eastAsia="Times New Roman" w:hAnsi="Arial" w:cs="Arial"/>
            <w:color w:val="808080" w:themeColor="background1" w:themeShade="80"/>
            <w:sz w:val="18"/>
            <w:szCs w:val="18"/>
            <w:lang w:eastAsia="en-ZA"/>
          </w:rPr>
          <w:delText xml:space="preserve"> </w:delText>
        </w:r>
        <w:r w:rsidRPr="00723D0A" w:rsidDel="00CA2DE9">
          <w:rPr>
            <w:rFonts w:ascii="Arial" w:eastAsia="Times New Roman" w:hAnsi="Arial" w:cs="Arial"/>
            <w:color w:val="808080" w:themeColor="background1" w:themeShade="80"/>
            <w:sz w:val="18"/>
            <w:szCs w:val="18"/>
            <w:lang w:eastAsia="en-ZA"/>
          </w:rPr>
          <w:delText>end-user PCs, including BitLocker encryption and related configurations</w:delText>
        </w:r>
      </w:del>
      <w:r w:rsidR="002D7466" w:rsidRPr="00723D0A">
        <w:rPr>
          <w:rFonts w:ascii="Arial" w:eastAsia="Times New Roman" w:hAnsi="Arial" w:cs="Arial"/>
          <w:color w:val="808080" w:themeColor="background1" w:themeShade="80"/>
          <w:sz w:val="18"/>
          <w:szCs w:val="18"/>
          <w:lang w:eastAsia="en-ZA"/>
        </w:rPr>
        <w:t>.</w:t>
      </w:r>
    </w:p>
    <w:p w14:paraId="2787FC7B" w14:textId="26EDBC9F" w:rsidR="00872D08" w:rsidRDefault="00872D08" w:rsidP="00783682">
      <w:pPr>
        <w:spacing w:after="0" w:line="240" w:lineRule="auto"/>
      </w:pPr>
    </w:p>
    <w:p w14:paraId="3A545B63" w14:textId="2C13BA7B" w:rsidR="00872D08" w:rsidRDefault="00872D08" w:rsidP="00566F74">
      <w:pPr>
        <w:pStyle w:val="Heading3"/>
        <w:keepNext/>
        <w:numPr>
          <w:ilvl w:val="0"/>
          <w:numId w:val="29"/>
        </w:numPr>
        <w:tabs>
          <w:tab w:val="left" w:pos="0"/>
        </w:tabs>
        <w:spacing w:after="0" w:line="240" w:lineRule="auto"/>
        <w:rPr>
          <w:sz w:val="24"/>
        </w:rPr>
      </w:pPr>
      <w:bookmarkStart w:id="232" w:name="_Toc195708211"/>
      <w:commentRangeStart w:id="233"/>
      <w:r>
        <w:rPr>
          <w:sz w:val="24"/>
        </w:rPr>
        <w:t>Exchange Email Services</w:t>
      </w:r>
      <w:bookmarkEnd w:id="232"/>
      <w:r>
        <w:rPr>
          <w:sz w:val="24"/>
        </w:rPr>
        <w:t xml:space="preserve"> </w:t>
      </w:r>
      <w:commentRangeEnd w:id="233"/>
      <w:r w:rsidR="009F6BA1">
        <w:rPr>
          <w:rStyle w:val="CommentReference"/>
          <w:rFonts w:asciiTheme="minorHAnsi" w:hAnsiTheme="minorHAnsi"/>
          <w:color w:val="auto"/>
        </w:rPr>
        <w:commentReference w:id="233"/>
      </w:r>
    </w:p>
    <w:p w14:paraId="0BE5DB93" w14:textId="0C25568B" w:rsidR="00783682" w:rsidRDefault="00783682" w:rsidP="00783682">
      <w:pPr>
        <w:spacing w:after="0" w:line="240" w:lineRule="auto"/>
      </w:pPr>
    </w:p>
    <w:p w14:paraId="0F75D88F" w14:textId="086A856B" w:rsidR="00783682" w:rsidRPr="00CA2DE9" w:rsidRDefault="00783682" w:rsidP="002D3C33">
      <w:pPr>
        <w:pStyle w:val="ListParagraph"/>
        <w:numPr>
          <w:ilvl w:val="0"/>
          <w:numId w:val="58"/>
        </w:numPr>
        <w:spacing w:after="0" w:line="240" w:lineRule="auto"/>
        <w:rPr>
          <w:ins w:id="234" w:author="Charlaine" w:date="2025-06-17T13:22:00Z"/>
          <w:color w:val="808080" w:themeColor="background1" w:themeShade="80"/>
        </w:rPr>
      </w:pPr>
      <w:bookmarkStart w:id="235" w:name="_GoBack"/>
      <w:r w:rsidRPr="00CA2DE9">
        <w:rPr>
          <w:rFonts w:ascii="Arial" w:eastAsia="Times New Roman" w:hAnsi="Arial" w:cs="Arial"/>
          <w:color w:val="808080" w:themeColor="background1" w:themeShade="80"/>
          <w:sz w:val="18"/>
          <w:szCs w:val="18"/>
          <w:lang w:eastAsia="en-ZA"/>
        </w:rPr>
        <w:t>Management and maintenance of Microsoft Exchange mailboxes, including setup and automated email signature configurations.</w:t>
      </w:r>
    </w:p>
    <w:p w14:paraId="68CF7DC1" w14:textId="77777777" w:rsidR="00CA2DE9" w:rsidRPr="0019632B" w:rsidRDefault="00CA2DE9" w:rsidP="002D3C33">
      <w:pPr>
        <w:pStyle w:val="ListParagraph"/>
        <w:numPr>
          <w:ilvl w:val="0"/>
          <w:numId w:val="58"/>
        </w:numPr>
        <w:spacing w:after="0" w:line="240" w:lineRule="auto"/>
        <w:rPr>
          <w:ins w:id="236" w:author="Charlaine" w:date="2025-06-17T13:22:00Z"/>
          <w:rStyle w:val="Emphasis"/>
          <w:rFonts w:ascii="Arial" w:eastAsia="Times New Roman" w:hAnsi="Arial" w:cs="Arial"/>
          <w:i w:val="0"/>
          <w:iCs w:val="0"/>
          <w:color w:val="808080" w:themeColor="background1" w:themeShade="80"/>
          <w:sz w:val="20"/>
          <w:szCs w:val="20"/>
          <w:lang w:eastAsia="en-ZA"/>
        </w:rPr>
      </w:pPr>
      <w:ins w:id="237" w:author="Charlaine" w:date="2025-06-17T13:22:00Z">
        <w:r w:rsidRPr="0019632B">
          <w:rPr>
            <w:rStyle w:val="Strong"/>
            <w:rFonts w:ascii="Arial" w:hAnsi="Arial" w:cs="Arial"/>
            <w:b w:val="0"/>
            <w:color w:val="808080" w:themeColor="background1" w:themeShade="80"/>
            <w:sz w:val="20"/>
            <w:szCs w:val="20"/>
          </w:rPr>
          <w:t>Hardening of Microsoft Exchange</w:t>
        </w:r>
        <w:r w:rsidRPr="0019632B">
          <w:rPr>
            <w:rFonts w:ascii="Arial" w:hAnsi="Arial" w:cs="Arial"/>
            <w:color w:val="808080" w:themeColor="background1" w:themeShade="80"/>
            <w:sz w:val="20"/>
            <w:szCs w:val="20"/>
          </w:rPr>
          <w:t xml:space="preserve"> in alignment with international security standards (e.g., CIS benchmarks, Microsoft security baselines). </w:t>
        </w:r>
        <w:r w:rsidRPr="0019632B">
          <w:rPr>
            <w:rStyle w:val="Emphasis"/>
            <w:rFonts w:ascii="Arial" w:eastAsiaTheme="majorEastAsia" w:hAnsi="Arial" w:cs="Arial"/>
            <w:color w:val="808080" w:themeColor="background1" w:themeShade="80"/>
            <w:sz w:val="20"/>
            <w:szCs w:val="20"/>
          </w:rPr>
          <w:t>Note: This includes advanced hardening measures beyond standard configurations such as password policies.</w:t>
        </w:r>
      </w:ins>
    </w:p>
    <w:p w14:paraId="798D1EBA" w14:textId="1B4DA562" w:rsidR="00CA2DE9" w:rsidRPr="00CA2DE9" w:rsidRDefault="00CA2DE9" w:rsidP="002D3C33">
      <w:pPr>
        <w:pStyle w:val="ListParagraph"/>
        <w:numPr>
          <w:ilvl w:val="0"/>
          <w:numId w:val="58"/>
        </w:numPr>
        <w:spacing w:after="0" w:line="240" w:lineRule="auto"/>
        <w:rPr>
          <w:rFonts w:ascii="Arial" w:eastAsia="Times New Roman" w:hAnsi="Arial" w:cs="Arial"/>
          <w:color w:val="808080" w:themeColor="background1" w:themeShade="80"/>
          <w:sz w:val="20"/>
          <w:szCs w:val="20"/>
          <w:lang w:eastAsia="en-ZA"/>
        </w:rPr>
      </w:pPr>
      <w:ins w:id="238" w:author="Charlaine" w:date="2025-06-17T13:22:00Z">
        <w:r w:rsidRPr="0019632B">
          <w:rPr>
            <w:rStyle w:val="Strong"/>
            <w:rFonts w:ascii="Arial" w:hAnsi="Arial" w:cs="Arial"/>
            <w:b w:val="0"/>
            <w:color w:val="808080" w:themeColor="background1" w:themeShade="80"/>
            <w:sz w:val="20"/>
            <w:szCs w:val="20"/>
          </w:rPr>
          <w:t>User Account Setup</w:t>
        </w:r>
        <w:r w:rsidRPr="0019632B">
          <w:rPr>
            <w:rFonts w:ascii="Arial" w:hAnsi="Arial" w:cs="Arial"/>
            <w:color w:val="808080" w:themeColor="background1" w:themeShade="80"/>
            <w:sz w:val="20"/>
            <w:szCs w:val="20"/>
          </w:rPr>
          <w:t xml:space="preserve"> as per instructions provided by </w:t>
        </w:r>
        <w:proofErr w:type="spellStart"/>
        <w:r w:rsidRPr="0019632B">
          <w:rPr>
            <w:rFonts w:ascii="Arial" w:hAnsi="Arial" w:cs="Arial"/>
            <w:color w:val="808080" w:themeColor="background1" w:themeShade="80"/>
            <w:sz w:val="20"/>
            <w:szCs w:val="20"/>
          </w:rPr>
          <w:t>TriFour</w:t>
        </w:r>
        <w:proofErr w:type="spellEnd"/>
        <w:r w:rsidRPr="0019632B">
          <w:rPr>
            <w:rFonts w:ascii="Arial" w:hAnsi="Arial" w:cs="Arial"/>
            <w:color w:val="808080" w:themeColor="background1" w:themeShade="80"/>
            <w:sz w:val="20"/>
            <w:szCs w:val="20"/>
          </w:rPr>
          <w:t>.</w:t>
        </w:r>
      </w:ins>
    </w:p>
    <w:bookmarkEnd w:id="235"/>
    <w:p w14:paraId="0327EBDC" w14:textId="77777777" w:rsidR="00872D08" w:rsidRPr="00872D08" w:rsidRDefault="00872D08" w:rsidP="00783682">
      <w:pPr>
        <w:spacing w:after="0" w:line="240" w:lineRule="auto"/>
      </w:pPr>
    </w:p>
    <w:p w14:paraId="07DAD487" w14:textId="2192C17F" w:rsidR="00872D08" w:rsidRDefault="00872D08" w:rsidP="00566F74">
      <w:pPr>
        <w:pStyle w:val="Heading3"/>
        <w:keepNext/>
        <w:numPr>
          <w:ilvl w:val="0"/>
          <w:numId w:val="29"/>
        </w:numPr>
        <w:tabs>
          <w:tab w:val="left" w:pos="0"/>
        </w:tabs>
        <w:spacing w:after="0" w:line="240" w:lineRule="auto"/>
        <w:rPr>
          <w:sz w:val="24"/>
        </w:rPr>
      </w:pPr>
      <w:bookmarkStart w:id="239" w:name="_Toc195708212"/>
      <w:r>
        <w:rPr>
          <w:sz w:val="24"/>
        </w:rPr>
        <w:t>Microsoft Office 365 Business Standard Licencing</w:t>
      </w:r>
      <w:bookmarkEnd w:id="239"/>
      <w:r>
        <w:rPr>
          <w:sz w:val="24"/>
        </w:rPr>
        <w:t xml:space="preserve"> </w:t>
      </w:r>
    </w:p>
    <w:p w14:paraId="1615E953" w14:textId="61A4D3DE" w:rsidR="00783682" w:rsidRDefault="00783682" w:rsidP="00783682">
      <w:pPr>
        <w:spacing w:after="0" w:line="240" w:lineRule="auto"/>
      </w:pPr>
    </w:p>
    <w:p w14:paraId="0B60C6C4" w14:textId="62777C82" w:rsidR="00783682" w:rsidRPr="00723D0A" w:rsidRDefault="00783682" w:rsidP="00783682">
      <w:pPr>
        <w:spacing w:after="0" w:line="240" w:lineRule="auto"/>
        <w:rPr>
          <w:rFonts w:ascii="Arial" w:eastAsia="Times New Roman" w:hAnsi="Arial" w:cs="Arial"/>
          <w:color w:val="808080" w:themeColor="background1" w:themeShade="80"/>
          <w:sz w:val="18"/>
          <w:szCs w:val="18"/>
          <w:lang w:eastAsia="en-ZA"/>
        </w:rPr>
      </w:pPr>
      <w:r w:rsidRPr="00723D0A">
        <w:rPr>
          <w:rFonts w:ascii="Arial" w:eastAsia="Times New Roman" w:hAnsi="Arial" w:cs="Arial"/>
          <w:color w:val="808080" w:themeColor="background1" w:themeShade="80"/>
          <w:sz w:val="18"/>
          <w:szCs w:val="18"/>
          <w:lang w:eastAsia="en-ZA"/>
        </w:rPr>
        <w:t>Provision and management of Microsoft Office 365 Business Standard licenses, including access to essential productivity applications.</w:t>
      </w:r>
    </w:p>
    <w:p w14:paraId="1CF06D95" w14:textId="4EA8A540" w:rsidR="00E16E94" w:rsidRDefault="00E16E94" w:rsidP="00783682">
      <w:pPr>
        <w:spacing w:after="0" w:line="240" w:lineRule="auto"/>
      </w:pPr>
    </w:p>
    <w:p w14:paraId="42F54DD6" w14:textId="7C92F52C" w:rsidR="00E16E94" w:rsidRDefault="00E16E94" w:rsidP="00566F74">
      <w:pPr>
        <w:pStyle w:val="Heading3"/>
        <w:keepNext/>
        <w:numPr>
          <w:ilvl w:val="0"/>
          <w:numId w:val="29"/>
        </w:numPr>
        <w:tabs>
          <w:tab w:val="left" w:pos="0"/>
        </w:tabs>
        <w:spacing w:after="0" w:line="240" w:lineRule="auto"/>
        <w:rPr>
          <w:sz w:val="24"/>
        </w:rPr>
      </w:pPr>
      <w:bookmarkStart w:id="240" w:name="_Toc195708213"/>
      <w:r>
        <w:rPr>
          <w:sz w:val="24"/>
        </w:rPr>
        <w:t>Synology Cloud Share Services</w:t>
      </w:r>
      <w:bookmarkEnd w:id="240"/>
      <w:r>
        <w:rPr>
          <w:sz w:val="24"/>
        </w:rPr>
        <w:t xml:space="preserve"> </w:t>
      </w:r>
    </w:p>
    <w:p w14:paraId="36D863F7" w14:textId="267FBACC" w:rsidR="00E16E94" w:rsidRDefault="00E16E94" w:rsidP="00783682">
      <w:pPr>
        <w:spacing w:after="0" w:line="240" w:lineRule="auto"/>
      </w:pPr>
    </w:p>
    <w:p w14:paraId="6655F43A" w14:textId="3FAC7CD4" w:rsidR="00AD4FC3" w:rsidRPr="00723D0A" w:rsidRDefault="00E16E94" w:rsidP="00783682">
      <w:pPr>
        <w:spacing w:after="0" w:line="240" w:lineRule="auto"/>
        <w:rPr>
          <w:rFonts w:ascii="Arial" w:eastAsia="Times New Roman" w:hAnsi="Arial" w:cs="Arial"/>
          <w:color w:val="808080" w:themeColor="background1" w:themeShade="80"/>
          <w:sz w:val="18"/>
          <w:szCs w:val="18"/>
          <w:lang w:eastAsia="en-ZA"/>
        </w:rPr>
      </w:pPr>
      <w:r w:rsidRPr="00723D0A">
        <w:rPr>
          <w:rFonts w:ascii="Arial" w:eastAsia="Times New Roman" w:hAnsi="Arial" w:cs="Arial"/>
          <w:color w:val="808080" w:themeColor="background1" w:themeShade="80"/>
          <w:sz w:val="18"/>
          <w:szCs w:val="18"/>
          <w:lang w:eastAsia="en-ZA"/>
        </w:rPr>
        <w:t>Shared Company Data Services – Synology Access</w:t>
      </w:r>
      <w:r w:rsidR="00AD4FC3" w:rsidRPr="00723D0A">
        <w:rPr>
          <w:rFonts w:ascii="Arial" w:eastAsia="Times New Roman" w:hAnsi="Arial" w:cs="Arial"/>
          <w:color w:val="808080" w:themeColor="background1" w:themeShade="80"/>
          <w:sz w:val="18"/>
          <w:szCs w:val="18"/>
          <w:lang w:eastAsia="en-ZA"/>
        </w:rPr>
        <w:t>:</w:t>
      </w:r>
    </w:p>
    <w:p w14:paraId="009AE140" w14:textId="60B20664" w:rsidR="00AD4FC3" w:rsidRPr="00723D0A" w:rsidRDefault="00AD4FC3" w:rsidP="00783682">
      <w:pPr>
        <w:spacing w:after="0" w:line="240" w:lineRule="auto"/>
        <w:rPr>
          <w:rFonts w:ascii="Arial" w:hAnsi="Arial" w:cs="Arial"/>
          <w:color w:val="808080" w:themeColor="background1" w:themeShade="80"/>
          <w:sz w:val="18"/>
          <w:szCs w:val="18"/>
        </w:rPr>
      </w:pPr>
      <w:r w:rsidRPr="00723D0A">
        <w:rPr>
          <w:rFonts w:ascii="Arial" w:hAnsi="Arial" w:cs="Arial"/>
          <w:color w:val="808080" w:themeColor="background1" w:themeShade="80"/>
          <w:sz w:val="18"/>
          <w:szCs w:val="18"/>
        </w:rPr>
        <w:t>Setup, configuration, and management of Synology Cloud Share services for secure file sharing, cloud synchronization, remote access, and collaboration across Client devices and users.</w:t>
      </w:r>
    </w:p>
    <w:p w14:paraId="6BCABC72" w14:textId="77777777" w:rsidR="00E16E94" w:rsidRPr="004B082E" w:rsidRDefault="00E16E94" w:rsidP="004B082E">
      <w:pPr>
        <w:rPr>
          <w:rFonts w:ascii="Arial" w:hAnsi="Arial" w:cs="Arial"/>
          <w:color w:val="404040"/>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441"/>
      </w:tblGrid>
      <w:tr w:rsidR="002603F5" w14:paraId="142C7657" w14:textId="77777777" w:rsidTr="00CD59EC">
        <w:tc>
          <w:tcPr>
            <w:tcW w:w="8441" w:type="dxa"/>
          </w:tcPr>
          <w:p w14:paraId="7B968824" w14:textId="77777777" w:rsidR="00602F25" w:rsidRDefault="00602F25" w:rsidP="00602F25">
            <w:pPr>
              <w:pStyle w:val="Heading2"/>
              <w:keepNext/>
              <w:numPr>
                <w:ilvl w:val="0"/>
                <w:numId w:val="0"/>
              </w:numPr>
              <w:spacing w:after="0" w:line="240" w:lineRule="auto"/>
              <w:ind w:left="576"/>
            </w:pPr>
            <w:bookmarkStart w:id="241" w:name="_Toc15638129"/>
            <w:bookmarkEnd w:id="147"/>
          </w:p>
          <w:p w14:paraId="4DA548C4" w14:textId="77777777" w:rsidR="002603F5" w:rsidRDefault="00DD59C3" w:rsidP="00DA00D3">
            <w:pPr>
              <w:pStyle w:val="Heading2"/>
              <w:keepNext/>
              <w:numPr>
                <w:ilvl w:val="1"/>
                <w:numId w:val="1"/>
              </w:numPr>
              <w:spacing w:after="0" w:line="240" w:lineRule="auto"/>
              <w:ind w:left="576" w:hanging="576"/>
            </w:pPr>
            <w:bookmarkStart w:id="242" w:name="_Toc195708214"/>
            <w:r>
              <w:t>SCHEDULE B</w:t>
            </w:r>
            <w:r w:rsidR="002603F5" w:rsidRPr="00022034">
              <w:t xml:space="preserve"> – SERVICE AVAILABILITY</w:t>
            </w:r>
            <w:bookmarkEnd w:id="241"/>
            <w:bookmarkEnd w:id="242"/>
          </w:p>
          <w:p w14:paraId="2CFA2A10" w14:textId="58E558E0" w:rsidR="00602F25" w:rsidRPr="00602F25" w:rsidRDefault="00602F25" w:rsidP="00602F25">
            <w:pPr>
              <w:rPr>
                <w:sz w:val="24"/>
                <w:szCs w:val="24"/>
              </w:rPr>
            </w:pPr>
          </w:p>
        </w:tc>
      </w:tr>
    </w:tbl>
    <w:p w14:paraId="0E49F6FD" w14:textId="77777777" w:rsidR="0015021A" w:rsidRPr="0015021A" w:rsidRDefault="0015021A" w:rsidP="0015021A">
      <w:pPr>
        <w:rPr>
          <w:sz w:val="16"/>
          <w:szCs w:val="16"/>
        </w:rPr>
      </w:pPr>
      <w:bookmarkStart w:id="243" w:name="_Toc15906943"/>
      <w:bookmarkStart w:id="244" w:name="_Toc15907467"/>
      <w:bookmarkStart w:id="245" w:name="_Toc15908481"/>
      <w:bookmarkStart w:id="246" w:name="_Toc15923518"/>
      <w:bookmarkStart w:id="247" w:name="_Toc15925220"/>
      <w:bookmarkStart w:id="248" w:name="_Toc15926975"/>
      <w:bookmarkStart w:id="249" w:name="_Toc15929692"/>
    </w:p>
    <w:p w14:paraId="4EF2768D" w14:textId="38A36899" w:rsidR="00602F25" w:rsidRPr="00B055F6" w:rsidRDefault="002603F5" w:rsidP="00602F25">
      <w:pPr>
        <w:pStyle w:val="Heading3"/>
        <w:keepNext/>
        <w:numPr>
          <w:ilvl w:val="2"/>
          <w:numId w:val="1"/>
        </w:numPr>
        <w:tabs>
          <w:tab w:val="left" w:pos="0"/>
        </w:tabs>
        <w:spacing w:after="0" w:line="240" w:lineRule="auto"/>
        <w:ind w:left="720"/>
        <w:rPr>
          <w:sz w:val="24"/>
        </w:rPr>
      </w:pPr>
      <w:bookmarkStart w:id="250" w:name="_Toc195708215"/>
      <w:r w:rsidRPr="00434D17">
        <w:rPr>
          <w:sz w:val="24"/>
        </w:rPr>
        <w:t>Support</w:t>
      </w:r>
      <w:bookmarkEnd w:id="243"/>
      <w:bookmarkEnd w:id="244"/>
      <w:bookmarkEnd w:id="245"/>
      <w:bookmarkEnd w:id="246"/>
      <w:bookmarkEnd w:id="247"/>
      <w:bookmarkEnd w:id="248"/>
      <w:bookmarkEnd w:id="249"/>
      <w:bookmarkEnd w:id="250"/>
    </w:p>
    <w:p w14:paraId="784EA4E0" w14:textId="77777777" w:rsidR="00B055F6" w:rsidRDefault="00B055F6" w:rsidP="00566F74">
      <w:pPr>
        <w:pStyle w:val="ListParagraph"/>
        <w:numPr>
          <w:ilvl w:val="0"/>
          <w:numId w:val="19"/>
        </w:numPr>
        <w:spacing w:before="100" w:beforeAutospacing="1" w:after="100" w:afterAutospacing="1"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b/>
          <w:bCs/>
          <w:color w:val="808080" w:themeColor="background1" w:themeShade="80"/>
          <w:sz w:val="18"/>
          <w:szCs w:val="18"/>
          <w:lang w:eastAsia="en-ZA"/>
        </w:rPr>
        <w:t>Standard Business Hours:</w:t>
      </w:r>
      <w:r w:rsidRPr="00B055F6">
        <w:rPr>
          <w:rFonts w:ascii="Arial" w:eastAsia="Times New Roman" w:hAnsi="Arial" w:cs="Arial"/>
          <w:color w:val="808080" w:themeColor="background1" w:themeShade="80"/>
          <w:sz w:val="18"/>
          <w:szCs w:val="18"/>
          <w:lang w:eastAsia="en-ZA"/>
        </w:rPr>
        <w:br/>
        <w:t>The Supplier’s standard business days and hours are Monday to Friday, 08:00 – 17:00.</w:t>
      </w:r>
    </w:p>
    <w:p w14:paraId="3F239126" w14:textId="77777777" w:rsidR="00B055F6" w:rsidRDefault="00B055F6" w:rsidP="00566F74">
      <w:pPr>
        <w:pStyle w:val="ListParagraph"/>
        <w:numPr>
          <w:ilvl w:val="0"/>
          <w:numId w:val="19"/>
        </w:numPr>
        <w:spacing w:before="100" w:beforeAutospacing="1" w:after="100" w:afterAutospacing="1"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b/>
          <w:bCs/>
          <w:color w:val="808080" w:themeColor="background1" w:themeShade="80"/>
          <w:sz w:val="18"/>
          <w:szCs w:val="18"/>
          <w:lang w:eastAsia="en-ZA"/>
        </w:rPr>
        <w:t>After-Hour Support:</w:t>
      </w:r>
      <w:r w:rsidRPr="00B055F6">
        <w:rPr>
          <w:rFonts w:ascii="Arial" w:eastAsia="Times New Roman" w:hAnsi="Arial" w:cs="Arial"/>
          <w:color w:val="808080" w:themeColor="background1" w:themeShade="80"/>
          <w:sz w:val="18"/>
          <w:szCs w:val="18"/>
          <w:lang w:eastAsia="en-ZA"/>
        </w:rPr>
        <w:br/>
        <w:t>An after-hour helpdesk system is available with a 2-hour response time.</w:t>
      </w:r>
    </w:p>
    <w:p w14:paraId="0A8A6DF2" w14:textId="77777777" w:rsidR="00B055F6" w:rsidRDefault="00B055F6" w:rsidP="00566F74">
      <w:pPr>
        <w:pStyle w:val="ListParagraph"/>
        <w:numPr>
          <w:ilvl w:val="0"/>
          <w:numId w:val="19"/>
        </w:numPr>
        <w:spacing w:before="100" w:beforeAutospacing="1" w:after="100" w:afterAutospacing="1"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b/>
          <w:bCs/>
          <w:color w:val="808080" w:themeColor="background1" w:themeShade="80"/>
          <w:sz w:val="18"/>
          <w:szCs w:val="18"/>
          <w:lang w:eastAsia="en-ZA"/>
        </w:rPr>
        <w:t>Service Requests:</w:t>
      </w:r>
      <w:r w:rsidRPr="00B055F6">
        <w:rPr>
          <w:rFonts w:ascii="Arial" w:eastAsia="Times New Roman" w:hAnsi="Arial" w:cs="Arial"/>
          <w:color w:val="808080" w:themeColor="background1" w:themeShade="80"/>
          <w:sz w:val="18"/>
          <w:szCs w:val="18"/>
          <w:lang w:eastAsia="en-ZA"/>
        </w:rPr>
        <w:br/>
        <w:t>Any service requests, as outlined in Schedule A and B, will be guaranteed under the response timeline provided.</w:t>
      </w:r>
    </w:p>
    <w:p w14:paraId="786D6F26" w14:textId="77777777" w:rsidR="00B055F6" w:rsidRDefault="00B055F6" w:rsidP="00566F74">
      <w:pPr>
        <w:pStyle w:val="ListParagraph"/>
        <w:numPr>
          <w:ilvl w:val="0"/>
          <w:numId w:val="19"/>
        </w:numPr>
        <w:spacing w:before="100" w:beforeAutospacing="1" w:after="100" w:afterAutospacing="1"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b/>
          <w:bCs/>
          <w:color w:val="808080" w:themeColor="background1" w:themeShade="80"/>
          <w:sz w:val="18"/>
          <w:szCs w:val="18"/>
          <w:lang w:eastAsia="en-ZA"/>
        </w:rPr>
        <w:t>Emergency Support (Outside Standard Hours):</w:t>
      </w:r>
      <w:r w:rsidRPr="00B055F6">
        <w:rPr>
          <w:rFonts w:ascii="Arial" w:eastAsia="Times New Roman" w:hAnsi="Arial" w:cs="Arial"/>
          <w:color w:val="808080" w:themeColor="background1" w:themeShade="80"/>
          <w:sz w:val="18"/>
          <w:szCs w:val="18"/>
          <w:lang w:eastAsia="en-ZA"/>
        </w:rPr>
        <w:br/>
        <w:t>If the hosting centre services are unavailable outside of the Supplier’s standard business hours, emergency support will be provided. This support will not incur additional charges, provided the issue affects the entire business, not just a single employee or representative. The Supplier will provide emergency support numbers to the Client.</w:t>
      </w:r>
    </w:p>
    <w:p w14:paraId="55E3085F" w14:textId="5588A6D8" w:rsidR="00197496" w:rsidRDefault="00B055F6" w:rsidP="00566F74">
      <w:pPr>
        <w:pStyle w:val="ListParagraph"/>
        <w:numPr>
          <w:ilvl w:val="0"/>
          <w:numId w:val="19"/>
        </w:numPr>
        <w:spacing w:before="100" w:beforeAutospacing="1" w:after="100" w:afterAutospacing="1"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b/>
          <w:bCs/>
          <w:color w:val="808080" w:themeColor="background1" w:themeShade="80"/>
          <w:sz w:val="18"/>
          <w:szCs w:val="18"/>
          <w:lang w:eastAsia="en-ZA"/>
        </w:rPr>
        <w:t>Hosting Centre Support:</w:t>
      </w:r>
      <w:r w:rsidRPr="00B055F6">
        <w:rPr>
          <w:rFonts w:ascii="Arial" w:eastAsia="Times New Roman" w:hAnsi="Arial" w:cs="Arial"/>
          <w:color w:val="808080" w:themeColor="background1" w:themeShade="80"/>
          <w:sz w:val="18"/>
          <w:szCs w:val="18"/>
          <w:lang w:eastAsia="en-ZA"/>
        </w:rPr>
        <w:br/>
        <w:t>Hosting centre support is available 24/7/365, backed by HETZNER, IS, and Afrihost.</w:t>
      </w:r>
    </w:p>
    <w:p w14:paraId="76757FDD" w14:textId="77777777" w:rsidR="0015021A" w:rsidRPr="000D0F26" w:rsidRDefault="0015021A" w:rsidP="0015021A">
      <w:pPr>
        <w:pStyle w:val="ListParagraph"/>
        <w:spacing w:before="100" w:beforeAutospacing="1" w:after="100" w:afterAutospacing="1" w:line="240" w:lineRule="auto"/>
        <w:ind w:left="360"/>
        <w:rPr>
          <w:rFonts w:ascii="Arial" w:eastAsia="Times New Roman" w:hAnsi="Arial" w:cs="Arial"/>
          <w:color w:val="808080" w:themeColor="background1" w:themeShade="80"/>
          <w:sz w:val="18"/>
          <w:szCs w:val="18"/>
          <w:lang w:eastAsia="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5004F761" w14:textId="77777777" w:rsidTr="00CD59EC">
        <w:tc>
          <w:tcPr>
            <w:tcW w:w="8522" w:type="dxa"/>
          </w:tcPr>
          <w:p w14:paraId="0E0063D8" w14:textId="011F759D" w:rsidR="002603F5" w:rsidRPr="00022034" w:rsidRDefault="00DD59C3" w:rsidP="00DA00D3">
            <w:pPr>
              <w:pStyle w:val="Heading2"/>
              <w:keepNext/>
              <w:numPr>
                <w:ilvl w:val="1"/>
                <w:numId w:val="1"/>
              </w:numPr>
              <w:spacing w:before="240" w:after="120" w:line="240" w:lineRule="auto"/>
              <w:ind w:left="576" w:hanging="576"/>
            </w:pPr>
            <w:bookmarkStart w:id="251" w:name="_Toc195708216"/>
            <w:bookmarkStart w:id="252" w:name="_Toc15638130"/>
            <w:r>
              <w:t>SCHEDULE C</w:t>
            </w:r>
            <w:r w:rsidR="002603F5" w:rsidRPr="00022034">
              <w:t xml:space="preserve"> –</w:t>
            </w:r>
            <w:r w:rsidR="006C5352">
              <w:t xml:space="preserve"> PLACE OF DELIVERY</w:t>
            </w:r>
            <w:bookmarkEnd w:id="251"/>
            <w:r w:rsidR="002603F5" w:rsidRPr="00022034">
              <w:t xml:space="preserve"> </w:t>
            </w:r>
            <w:bookmarkEnd w:id="252"/>
          </w:p>
          <w:p w14:paraId="40030C8B" w14:textId="77777777" w:rsidR="002603F5" w:rsidRDefault="002603F5" w:rsidP="00CD59EC">
            <w:pPr>
              <w:rPr>
                <w:rFonts w:ascii="Arial" w:hAnsi="Arial"/>
              </w:rPr>
            </w:pPr>
          </w:p>
        </w:tc>
      </w:tr>
    </w:tbl>
    <w:p w14:paraId="0F533544" w14:textId="77777777" w:rsidR="0015021A" w:rsidRDefault="0015021A" w:rsidP="00602F25">
      <w:pPr>
        <w:spacing w:after="0"/>
        <w:rPr>
          <w:rFonts w:ascii="Arial" w:hAnsi="Arial"/>
        </w:rPr>
      </w:pPr>
    </w:p>
    <w:p w14:paraId="5B729335" w14:textId="33F83230" w:rsidR="0015021A" w:rsidRDefault="00DD59C3" w:rsidP="00602F25">
      <w:pPr>
        <w:spacing w:after="0"/>
        <w:rPr>
          <w:rFonts w:ascii="Arial" w:hAnsi="Arial"/>
          <w:color w:val="808080"/>
          <w:sz w:val="18"/>
          <w:szCs w:val="18"/>
        </w:rPr>
      </w:pPr>
      <w:r>
        <w:rPr>
          <w:rFonts w:ascii="Arial" w:hAnsi="Arial"/>
          <w:color w:val="808080"/>
          <w:sz w:val="18"/>
          <w:szCs w:val="18"/>
        </w:rPr>
        <w:t>Schedule C</w:t>
      </w:r>
      <w:r w:rsidR="002603F5" w:rsidRPr="00E934CE">
        <w:rPr>
          <w:rFonts w:ascii="Arial" w:hAnsi="Arial"/>
          <w:color w:val="808080"/>
          <w:sz w:val="18"/>
          <w:szCs w:val="18"/>
        </w:rPr>
        <w:t xml:space="preserve"> provides the location or locations where the Standard and Non-standard Services will be delivered to the </w:t>
      </w:r>
      <w:r w:rsidR="00C3178B">
        <w:rPr>
          <w:rFonts w:ascii="Arial" w:hAnsi="Arial"/>
          <w:color w:val="808080"/>
          <w:sz w:val="18"/>
          <w:szCs w:val="18"/>
        </w:rPr>
        <w:t>Client</w:t>
      </w:r>
      <w:r w:rsidR="002603F5" w:rsidRPr="00E934CE">
        <w:rPr>
          <w:rFonts w:ascii="Arial" w:hAnsi="Arial"/>
          <w:color w:val="808080"/>
          <w:sz w:val="18"/>
          <w:szCs w:val="18"/>
        </w:rPr>
        <w:t xml:space="preserve"> und</w:t>
      </w:r>
      <w:r w:rsidR="004B082E">
        <w:rPr>
          <w:rFonts w:ascii="Arial" w:hAnsi="Arial"/>
          <w:color w:val="808080"/>
          <w:sz w:val="18"/>
          <w:szCs w:val="18"/>
        </w:rPr>
        <w:t xml:space="preserve">er the terms of this </w:t>
      </w:r>
      <w:r w:rsidR="0021028C">
        <w:rPr>
          <w:rFonts w:ascii="Arial" w:hAnsi="Arial"/>
          <w:color w:val="808080"/>
          <w:sz w:val="18"/>
          <w:szCs w:val="18"/>
        </w:rPr>
        <w:t>Agreement</w:t>
      </w:r>
      <w:r w:rsidR="004B082E">
        <w:rPr>
          <w:rFonts w:ascii="Arial" w:hAnsi="Arial"/>
          <w:color w:val="808080"/>
          <w:sz w:val="18"/>
          <w:szCs w:val="18"/>
        </w:rPr>
        <w:t>.</w:t>
      </w:r>
    </w:p>
    <w:p w14:paraId="713D1DC6" w14:textId="77777777" w:rsidR="00602F25" w:rsidRPr="0015021A" w:rsidRDefault="00602F25" w:rsidP="00602F25">
      <w:pPr>
        <w:spacing w:after="0"/>
        <w:rPr>
          <w:rFonts w:ascii="Arial" w:hAnsi="Arial"/>
          <w:color w:val="808080"/>
          <w:sz w:val="24"/>
          <w:szCs w:val="24"/>
        </w:rPr>
      </w:pPr>
    </w:p>
    <w:p w14:paraId="07BB2BD8" w14:textId="01E75F45" w:rsidR="00602F25" w:rsidRPr="0015021A" w:rsidRDefault="002603F5" w:rsidP="00602F25">
      <w:pPr>
        <w:pStyle w:val="Heading3"/>
        <w:keepNext/>
        <w:numPr>
          <w:ilvl w:val="2"/>
          <w:numId w:val="1"/>
        </w:numPr>
        <w:tabs>
          <w:tab w:val="left" w:pos="0"/>
        </w:tabs>
        <w:spacing w:after="0" w:line="240" w:lineRule="auto"/>
        <w:ind w:left="720"/>
        <w:rPr>
          <w:sz w:val="24"/>
        </w:rPr>
      </w:pPr>
      <w:bookmarkStart w:id="253" w:name="_Toc15906945"/>
      <w:bookmarkStart w:id="254" w:name="_Toc15907469"/>
      <w:bookmarkStart w:id="255" w:name="_Toc15908483"/>
      <w:bookmarkStart w:id="256" w:name="_Toc15923520"/>
      <w:bookmarkStart w:id="257" w:name="_Toc15925222"/>
      <w:bookmarkStart w:id="258" w:name="_Toc15926977"/>
      <w:bookmarkStart w:id="259" w:name="_Toc15929694"/>
      <w:bookmarkStart w:id="260" w:name="_Toc195708217"/>
      <w:r w:rsidRPr="00434D17">
        <w:rPr>
          <w:sz w:val="24"/>
        </w:rPr>
        <w:lastRenderedPageBreak/>
        <w:t>Hosting Centre - Primary</w:t>
      </w:r>
      <w:bookmarkEnd w:id="253"/>
      <w:bookmarkEnd w:id="254"/>
      <w:bookmarkEnd w:id="255"/>
      <w:bookmarkEnd w:id="256"/>
      <w:bookmarkEnd w:id="257"/>
      <w:bookmarkEnd w:id="258"/>
      <w:bookmarkEnd w:id="259"/>
      <w:bookmarkEnd w:id="260"/>
    </w:p>
    <w:p w14:paraId="4CB9F895" w14:textId="77777777" w:rsidR="0052385B" w:rsidRPr="00261B6F" w:rsidRDefault="0052385B" w:rsidP="00602F25">
      <w:pPr>
        <w:spacing w:after="0"/>
        <w:rPr>
          <w:rFonts w:ascii="Arial" w:hAnsi="Arial" w:cs="Arial"/>
          <w:b/>
          <w:bCs/>
          <w:color w:val="808080" w:themeColor="background1" w:themeShade="80"/>
          <w:spacing w:val="10"/>
          <w:sz w:val="18"/>
          <w:szCs w:val="18"/>
        </w:rPr>
      </w:pPr>
      <w:r w:rsidRPr="00261B6F">
        <w:rPr>
          <w:rFonts w:ascii="Arial" w:hAnsi="Arial" w:cs="Arial"/>
          <w:b/>
          <w:bCs/>
          <w:color w:val="808080" w:themeColor="background1" w:themeShade="80"/>
          <w:spacing w:val="10"/>
          <w:sz w:val="18"/>
          <w:szCs w:val="18"/>
        </w:rPr>
        <w:t>Xneelo Data Centre</w:t>
      </w:r>
    </w:p>
    <w:p w14:paraId="1582430C" w14:textId="77777777" w:rsidR="0052385B" w:rsidRPr="00261B6F" w:rsidRDefault="0052385B" w:rsidP="00602F25">
      <w:pPr>
        <w:spacing w:after="0"/>
        <w:rPr>
          <w:rFonts w:ascii="Arial" w:hAnsi="Arial" w:cs="Arial"/>
          <w:color w:val="808080" w:themeColor="background1" w:themeShade="80"/>
          <w:spacing w:val="10"/>
          <w:sz w:val="18"/>
          <w:szCs w:val="18"/>
        </w:rPr>
      </w:pPr>
      <w:r w:rsidRPr="00261B6F">
        <w:rPr>
          <w:rFonts w:ascii="Arial" w:hAnsi="Arial" w:cs="Arial"/>
          <w:color w:val="808080" w:themeColor="background1" w:themeShade="80"/>
          <w:spacing w:val="10"/>
          <w:sz w:val="18"/>
          <w:szCs w:val="18"/>
        </w:rPr>
        <w:t>SamRand</w:t>
      </w:r>
    </w:p>
    <w:p w14:paraId="4152F1CF" w14:textId="77777777" w:rsidR="0052385B" w:rsidRPr="00261B6F" w:rsidRDefault="0052385B" w:rsidP="00602F25">
      <w:pPr>
        <w:spacing w:after="0"/>
        <w:rPr>
          <w:rFonts w:ascii="Arial" w:hAnsi="Arial" w:cs="Arial"/>
          <w:color w:val="808080" w:themeColor="background1" w:themeShade="80"/>
          <w:spacing w:val="10"/>
          <w:sz w:val="18"/>
          <w:szCs w:val="18"/>
        </w:rPr>
      </w:pPr>
      <w:r w:rsidRPr="00261B6F">
        <w:rPr>
          <w:rFonts w:ascii="Arial" w:hAnsi="Arial" w:cs="Arial"/>
          <w:color w:val="808080" w:themeColor="background1" w:themeShade="80"/>
          <w:spacing w:val="10"/>
          <w:sz w:val="18"/>
          <w:szCs w:val="18"/>
        </w:rPr>
        <w:t>Johannesburg</w:t>
      </w:r>
    </w:p>
    <w:p w14:paraId="261372DC" w14:textId="77777777" w:rsidR="0052385B" w:rsidRPr="00261B6F" w:rsidRDefault="0052385B" w:rsidP="00602F25">
      <w:pPr>
        <w:spacing w:after="0"/>
        <w:rPr>
          <w:rFonts w:ascii="Arial" w:hAnsi="Arial" w:cs="Arial"/>
          <w:color w:val="808080" w:themeColor="background1" w:themeShade="80"/>
          <w:spacing w:val="10"/>
          <w:sz w:val="18"/>
          <w:szCs w:val="18"/>
        </w:rPr>
      </w:pPr>
      <w:r w:rsidRPr="00261B6F">
        <w:rPr>
          <w:rFonts w:ascii="Arial" w:hAnsi="Arial" w:cs="Arial"/>
          <w:color w:val="808080" w:themeColor="background1" w:themeShade="80"/>
          <w:spacing w:val="10"/>
          <w:sz w:val="18"/>
          <w:szCs w:val="18"/>
        </w:rPr>
        <w:t>South Africa</w:t>
      </w:r>
    </w:p>
    <w:p w14:paraId="3E2C25D4" w14:textId="082D6109" w:rsidR="00602F25" w:rsidRPr="0015021A" w:rsidRDefault="0052385B" w:rsidP="00602F25">
      <w:pPr>
        <w:spacing w:after="0"/>
        <w:rPr>
          <w:rFonts w:ascii="Arial" w:hAnsi="Arial" w:cs="Arial"/>
          <w:color w:val="808080" w:themeColor="background1" w:themeShade="80"/>
          <w:spacing w:val="10"/>
          <w:sz w:val="18"/>
          <w:szCs w:val="18"/>
        </w:rPr>
      </w:pPr>
      <w:r w:rsidRPr="00261B6F">
        <w:rPr>
          <w:rFonts w:ascii="Arial" w:hAnsi="Arial" w:cs="Arial"/>
          <w:color w:val="808080" w:themeColor="background1" w:themeShade="80"/>
          <w:spacing w:val="10"/>
          <w:sz w:val="18"/>
          <w:szCs w:val="18"/>
        </w:rPr>
        <w:t>Private Bag X163</w:t>
      </w:r>
    </w:p>
    <w:p w14:paraId="19F13757" w14:textId="77777777" w:rsidR="00602F25" w:rsidRPr="0015021A" w:rsidRDefault="00602F25" w:rsidP="00602F25">
      <w:pPr>
        <w:spacing w:after="0"/>
        <w:rPr>
          <w:rFonts w:ascii="Arial" w:hAnsi="Arial" w:cs="Arial"/>
          <w:color w:val="FF0000"/>
          <w:spacing w:val="10"/>
          <w:sz w:val="24"/>
          <w:szCs w:val="24"/>
        </w:rPr>
      </w:pPr>
    </w:p>
    <w:p w14:paraId="214A8EB4" w14:textId="0CBF0C46" w:rsidR="00602F25" w:rsidRPr="0015021A" w:rsidRDefault="002603F5" w:rsidP="00602F25">
      <w:pPr>
        <w:pStyle w:val="Heading3"/>
        <w:keepNext/>
        <w:numPr>
          <w:ilvl w:val="2"/>
          <w:numId w:val="1"/>
        </w:numPr>
        <w:tabs>
          <w:tab w:val="left" w:pos="0"/>
        </w:tabs>
        <w:spacing w:after="0" w:line="240" w:lineRule="auto"/>
        <w:ind w:left="720"/>
        <w:rPr>
          <w:sz w:val="24"/>
        </w:rPr>
      </w:pPr>
      <w:bookmarkStart w:id="261" w:name="_Toc15906946"/>
      <w:bookmarkStart w:id="262" w:name="_Toc15907470"/>
      <w:bookmarkStart w:id="263" w:name="_Toc15908484"/>
      <w:bookmarkStart w:id="264" w:name="_Toc15923521"/>
      <w:bookmarkStart w:id="265" w:name="_Toc15925223"/>
      <w:bookmarkStart w:id="266" w:name="_Toc15926978"/>
      <w:bookmarkStart w:id="267" w:name="_Toc15929695"/>
      <w:bookmarkStart w:id="268" w:name="_Toc195708218"/>
      <w:r w:rsidRPr="00434D17">
        <w:rPr>
          <w:sz w:val="24"/>
        </w:rPr>
        <w:t xml:space="preserve">Hosting Centre </w:t>
      </w:r>
      <w:r w:rsidR="00C960C8">
        <w:rPr>
          <w:sz w:val="24"/>
        </w:rPr>
        <w:t>–</w:t>
      </w:r>
      <w:r w:rsidRPr="00434D17">
        <w:rPr>
          <w:sz w:val="24"/>
        </w:rPr>
        <w:t xml:space="preserve"> Backup</w:t>
      </w:r>
      <w:bookmarkEnd w:id="261"/>
      <w:bookmarkEnd w:id="262"/>
      <w:bookmarkEnd w:id="263"/>
      <w:bookmarkEnd w:id="264"/>
      <w:bookmarkEnd w:id="265"/>
      <w:bookmarkEnd w:id="266"/>
      <w:bookmarkEnd w:id="267"/>
      <w:bookmarkEnd w:id="268"/>
    </w:p>
    <w:p w14:paraId="27080075" w14:textId="6D5E266A" w:rsidR="00C960C8" w:rsidRPr="00261B6F" w:rsidRDefault="00602F25" w:rsidP="00602F25">
      <w:pPr>
        <w:spacing w:after="0"/>
        <w:rPr>
          <w:rFonts w:ascii="Arial" w:hAnsi="Arial" w:cs="Arial"/>
          <w:b/>
          <w:bCs/>
          <w:color w:val="808080" w:themeColor="background1" w:themeShade="80"/>
          <w:spacing w:val="10"/>
          <w:sz w:val="18"/>
          <w:szCs w:val="18"/>
        </w:rPr>
      </w:pPr>
      <w:bookmarkStart w:id="269" w:name="_Hlk129095378"/>
      <w:r w:rsidRPr="00261B6F">
        <w:rPr>
          <w:rFonts w:ascii="Arial" w:hAnsi="Arial" w:cs="Arial"/>
          <w:b/>
          <w:bCs/>
          <w:color w:val="808080" w:themeColor="background1" w:themeShade="80"/>
          <w:spacing w:val="10"/>
          <w:sz w:val="18"/>
          <w:szCs w:val="18"/>
        </w:rPr>
        <w:t>Gallo Manor</w:t>
      </w:r>
      <w:r w:rsidR="00C960C8" w:rsidRPr="00261B6F">
        <w:rPr>
          <w:rFonts w:ascii="Arial" w:hAnsi="Arial" w:cs="Arial"/>
          <w:b/>
          <w:bCs/>
          <w:color w:val="808080" w:themeColor="background1" w:themeShade="80"/>
          <w:spacing w:val="10"/>
          <w:sz w:val="18"/>
          <w:szCs w:val="18"/>
        </w:rPr>
        <w:t xml:space="preserve"> Data Centre</w:t>
      </w:r>
    </w:p>
    <w:p w14:paraId="7906571A" w14:textId="1A4173F4" w:rsidR="00C960C8" w:rsidRPr="00261B6F" w:rsidRDefault="00602F25" w:rsidP="00602F25">
      <w:pPr>
        <w:spacing w:after="0"/>
        <w:rPr>
          <w:rFonts w:ascii="Arial" w:hAnsi="Arial" w:cs="Arial"/>
          <w:color w:val="808080" w:themeColor="background1" w:themeShade="80"/>
          <w:spacing w:val="10"/>
          <w:sz w:val="18"/>
          <w:szCs w:val="18"/>
        </w:rPr>
      </w:pPr>
      <w:r w:rsidRPr="00261B6F">
        <w:rPr>
          <w:rFonts w:ascii="Arial" w:hAnsi="Arial" w:cs="Arial"/>
          <w:color w:val="808080" w:themeColor="background1" w:themeShade="80"/>
          <w:spacing w:val="10"/>
          <w:sz w:val="18"/>
          <w:szCs w:val="18"/>
        </w:rPr>
        <w:t>Sandton</w:t>
      </w:r>
    </w:p>
    <w:p w14:paraId="03486F0B" w14:textId="77777777" w:rsidR="00C960C8" w:rsidRPr="00261B6F" w:rsidRDefault="00C960C8" w:rsidP="00602F25">
      <w:pPr>
        <w:spacing w:after="0"/>
        <w:rPr>
          <w:rFonts w:ascii="Arial" w:hAnsi="Arial" w:cs="Arial"/>
          <w:color w:val="808080" w:themeColor="background1" w:themeShade="80"/>
          <w:spacing w:val="10"/>
          <w:sz w:val="18"/>
          <w:szCs w:val="18"/>
        </w:rPr>
      </w:pPr>
      <w:r w:rsidRPr="00261B6F">
        <w:rPr>
          <w:rFonts w:ascii="Arial" w:hAnsi="Arial" w:cs="Arial"/>
          <w:color w:val="808080" w:themeColor="background1" w:themeShade="80"/>
          <w:spacing w:val="10"/>
          <w:sz w:val="18"/>
          <w:szCs w:val="18"/>
        </w:rPr>
        <w:t>Johannesburg</w:t>
      </w:r>
    </w:p>
    <w:p w14:paraId="5D40151E" w14:textId="569BD2B4" w:rsidR="002603F5" w:rsidRPr="0015021A" w:rsidRDefault="00C960C8" w:rsidP="00602F25">
      <w:pPr>
        <w:spacing w:after="0"/>
        <w:rPr>
          <w:rFonts w:ascii="Arial" w:hAnsi="Arial" w:cs="Arial"/>
          <w:color w:val="808080" w:themeColor="background1" w:themeShade="80"/>
          <w:spacing w:val="10"/>
          <w:sz w:val="18"/>
          <w:szCs w:val="18"/>
        </w:rPr>
      </w:pPr>
      <w:r w:rsidRPr="00261B6F">
        <w:rPr>
          <w:rFonts w:ascii="Arial" w:hAnsi="Arial" w:cs="Arial"/>
          <w:color w:val="808080" w:themeColor="background1" w:themeShade="80"/>
          <w:spacing w:val="10"/>
          <w:sz w:val="18"/>
          <w:szCs w:val="18"/>
        </w:rPr>
        <w:t>South Africa</w:t>
      </w:r>
      <w:bookmarkEnd w:id="269"/>
    </w:p>
    <w:p w14:paraId="2F50A0E8" w14:textId="2017B56F" w:rsidR="00602F25" w:rsidRPr="0015021A" w:rsidRDefault="002603F5" w:rsidP="00602F25">
      <w:pPr>
        <w:pStyle w:val="Heading3"/>
        <w:keepNext/>
        <w:numPr>
          <w:ilvl w:val="2"/>
          <w:numId w:val="1"/>
        </w:numPr>
        <w:tabs>
          <w:tab w:val="left" w:pos="0"/>
        </w:tabs>
        <w:spacing w:before="360" w:after="0" w:line="240" w:lineRule="auto"/>
        <w:ind w:left="720"/>
        <w:rPr>
          <w:sz w:val="24"/>
        </w:rPr>
      </w:pPr>
      <w:bookmarkStart w:id="270" w:name="_Toc15906947"/>
      <w:bookmarkStart w:id="271" w:name="_Toc15907471"/>
      <w:bookmarkStart w:id="272" w:name="_Toc15908485"/>
      <w:bookmarkStart w:id="273" w:name="_Toc15923522"/>
      <w:bookmarkStart w:id="274" w:name="_Toc15925224"/>
      <w:bookmarkStart w:id="275" w:name="_Toc15926979"/>
      <w:bookmarkStart w:id="276" w:name="_Toc15929696"/>
      <w:bookmarkStart w:id="277" w:name="_Toc195708219"/>
      <w:r w:rsidRPr="00434D17">
        <w:rPr>
          <w:sz w:val="24"/>
        </w:rPr>
        <w:t xml:space="preserve">Physical Address - </w:t>
      </w:r>
      <w:r w:rsidR="00C3178B">
        <w:rPr>
          <w:sz w:val="24"/>
        </w:rPr>
        <w:t>Supplier</w:t>
      </w:r>
      <w:bookmarkEnd w:id="270"/>
      <w:bookmarkEnd w:id="271"/>
      <w:bookmarkEnd w:id="272"/>
      <w:bookmarkEnd w:id="273"/>
      <w:bookmarkEnd w:id="274"/>
      <w:bookmarkEnd w:id="275"/>
      <w:bookmarkEnd w:id="276"/>
      <w:bookmarkEnd w:id="277"/>
    </w:p>
    <w:p w14:paraId="60AB7246" w14:textId="77777777" w:rsidR="002603F5" w:rsidRDefault="002603F5" w:rsidP="00602F25">
      <w:pPr>
        <w:spacing w:after="0"/>
        <w:rPr>
          <w:rFonts w:ascii="Arial" w:hAnsi="Arial" w:cs="Arial"/>
          <w:color w:val="808080"/>
          <w:sz w:val="18"/>
          <w:szCs w:val="18"/>
        </w:rPr>
      </w:pPr>
      <w:r>
        <w:rPr>
          <w:rFonts w:ascii="Arial" w:hAnsi="Arial" w:cs="Arial"/>
          <w:color w:val="808080"/>
          <w:sz w:val="18"/>
          <w:szCs w:val="18"/>
        </w:rPr>
        <w:t>34 and 36 Stokroos Avenue</w:t>
      </w:r>
    </w:p>
    <w:p w14:paraId="2C4BBEF3" w14:textId="77777777" w:rsidR="002603F5" w:rsidRDefault="002603F5" w:rsidP="00602F25">
      <w:pPr>
        <w:spacing w:after="0"/>
        <w:rPr>
          <w:rFonts w:ascii="Arial" w:hAnsi="Arial" w:cs="Arial"/>
          <w:color w:val="808080"/>
          <w:sz w:val="18"/>
          <w:szCs w:val="18"/>
        </w:rPr>
      </w:pPr>
      <w:r>
        <w:rPr>
          <w:rFonts w:ascii="Arial" w:hAnsi="Arial" w:cs="Arial"/>
          <w:color w:val="808080"/>
          <w:sz w:val="18"/>
          <w:szCs w:val="18"/>
        </w:rPr>
        <w:t>Breaunanda</w:t>
      </w:r>
    </w:p>
    <w:p w14:paraId="70E929BF" w14:textId="77777777" w:rsidR="002603F5" w:rsidRDefault="002603F5" w:rsidP="00602F25">
      <w:pPr>
        <w:spacing w:after="0"/>
        <w:rPr>
          <w:rFonts w:ascii="Arial" w:hAnsi="Arial" w:cs="Arial"/>
          <w:color w:val="808080"/>
          <w:sz w:val="18"/>
          <w:szCs w:val="18"/>
        </w:rPr>
      </w:pPr>
      <w:r>
        <w:rPr>
          <w:rFonts w:ascii="Arial" w:hAnsi="Arial" w:cs="Arial"/>
          <w:color w:val="808080"/>
          <w:sz w:val="18"/>
          <w:szCs w:val="18"/>
        </w:rPr>
        <w:t>Krugersdorp</w:t>
      </w:r>
    </w:p>
    <w:p w14:paraId="044733D1" w14:textId="55863AEF" w:rsidR="002603F5" w:rsidRDefault="002603F5" w:rsidP="00602F25">
      <w:pPr>
        <w:spacing w:after="0"/>
        <w:rPr>
          <w:rFonts w:ascii="Arial" w:hAnsi="Arial" w:cs="Arial"/>
          <w:color w:val="808080"/>
          <w:sz w:val="18"/>
          <w:szCs w:val="18"/>
        </w:rPr>
      </w:pPr>
      <w:r>
        <w:rPr>
          <w:rFonts w:ascii="Arial" w:hAnsi="Arial" w:cs="Arial"/>
          <w:color w:val="808080"/>
          <w:sz w:val="18"/>
          <w:szCs w:val="18"/>
        </w:rPr>
        <w:t>1739</w:t>
      </w:r>
    </w:p>
    <w:p w14:paraId="3A9B8655" w14:textId="77777777" w:rsidR="002603F5" w:rsidRDefault="002603F5" w:rsidP="00602F25">
      <w:pPr>
        <w:spacing w:after="0"/>
        <w:rPr>
          <w:rFonts w:ascii="Arial" w:hAnsi="Arial" w:cs="Arial"/>
          <w:color w:val="808080"/>
          <w:sz w:val="18"/>
          <w:szCs w:val="18"/>
        </w:rPr>
      </w:pPr>
      <w:r w:rsidRPr="00526941">
        <w:rPr>
          <w:rFonts w:ascii="Arial" w:hAnsi="Arial" w:cs="Arial"/>
          <w:color w:val="808080"/>
          <w:sz w:val="18"/>
          <w:szCs w:val="18"/>
        </w:rPr>
        <w:t xml:space="preserve">Tel.: +27 </w:t>
      </w:r>
      <w:r>
        <w:rPr>
          <w:rFonts w:ascii="Arial" w:hAnsi="Arial" w:cs="Arial"/>
          <w:color w:val="808080"/>
          <w:sz w:val="18"/>
          <w:szCs w:val="18"/>
        </w:rPr>
        <w:t>11 768 1790</w:t>
      </w:r>
    </w:p>
    <w:p w14:paraId="7B7D4790" w14:textId="77777777" w:rsidR="002603F5" w:rsidRPr="00526941" w:rsidRDefault="002603F5" w:rsidP="00602F25">
      <w:pPr>
        <w:spacing w:after="0"/>
        <w:rPr>
          <w:rFonts w:ascii="Arial" w:hAnsi="Arial" w:cs="Arial"/>
          <w:color w:val="808080"/>
          <w:sz w:val="18"/>
          <w:szCs w:val="18"/>
        </w:rPr>
      </w:pPr>
      <w:r w:rsidRPr="00526941">
        <w:rPr>
          <w:rFonts w:ascii="Arial" w:hAnsi="Arial" w:cs="Arial"/>
          <w:color w:val="808080"/>
          <w:sz w:val="18"/>
          <w:szCs w:val="18"/>
        </w:rPr>
        <w:t xml:space="preserve">Tel.: +27 </w:t>
      </w:r>
      <w:r>
        <w:rPr>
          <w:rFonts w:ascii="Arial" w:hAnsi="Arial" w:cs="Arial"/>
          <w:color w:val="808080"/>
          <w:sz w:val="18"/>
          <w:szCs w:val="18"/>
        </w:rPr>
        <w:t>11 768 1035</w:t>
      </w:r>
    </w:p>
    <w:p w14:paraId="102F539B" w14:textId="77777777" w:rsidR="002603F5" w:rsidRPr="00526941" w:rsidRDefault="002603F5" w:rsidP="00602F25">
      <w:pPr>
        <w:spacing w:after="0"/>
        <w:rPr>
          <w:rFonts w:ascii="Arial" w:hAnsi="Arial" w:cs="Arial"/>
          <w:color w:val="808080"/>
          <w:sz w:val="18"/>
          <w:szCs w:val="18"/>
        </w:rPr>
      </w:pPr>
      <w:r>
        <w:rPr>
          <w:rFonts w:ascii="Arial" w:hAnsi="Arial" w:cs="Arial"/>
          <w:color w:val="808080"/>
          <w:sz w:val="18"/>
          <w:szCs w:val="18"/>
        </w:rPr>
        <w:t>Fax.: 086 650 3480</w:t>
      </w:r>
    </w:p>
    <w:p w14:paraId="16F6B197" w14:textId="5B80F06D" w:rsidR="00602F25" w:rsidRDefault="002603F5" w:rsidP="00602F25">
      <w:pPr>
        <w:spacing w:after="0"/>
        <w:rPr>
          <w:rStyle w:val="Hyperlink"/>
          <w:rFonts w:ascii="Arial" w:hAnsi="Arial" w:cs="Arial"/>
          <w:sz w:val="18"/>
          <w:szCs w:val="18"/>
        </w:rPr>
      </w:pPr>
      <w:r w:rsidRPr="00526941">
        <w:rPr>
          <w:rFonts w:ascii="Arial" w:hAnsi="Arial" w:cs="Arial"/>
          <w:color w:val="808080"/>
          <w:sz w:val="18"/>
          <w:szCs w:val="18"/>
        </w:rPr>
        <w:t xml:space="preserve">email     </w:t>
      </w:r>
      <w:hyperlink r:id="rId13" w:history="1">
        <w:r w:rsidRPr="005E3535">
          <w:rPr>
            <w:rStyle w:val="Hyperlink"/>
            <w:rFonts w:ascii="Arial" w:hAnsi="Arial" w:cs="Arial"/>
            <w:sz w:val="18"/>
            <w:szCs w:val="18"/>
          </w:rPr>
          <w:t>support@sautech.net</w:t>
        </w:r>
      </w:hyperlink>
    </w:p>
    <w:p w14:paraId="7C9462F4" w14:textId="77777777" w:rsidR="0015021A" w:rsidRPr="0015021A" w:rsidRDefault="0015021A" w:rsidP="00602F25">
      <w:pPr>
        <w:spacing w:after="0"/>
        <w:rPr>
          <w:rFonts w:ascii="Arial" w:hAnsi="Arial" w:cs="Arial"/>
          <w:color w:val="0563C1" w:themeColor="hyperlink"/>
          <w:sz w:val="24"/>
          <w:szCs w:val="24"/>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03EA5D53" w14:textId="77777777" w:rsidTr="00CD59EC">
        <w:tc>
          <w:tcPr>
            <w:tcW w:w="8522" w:type="dxa"/>
          </w:tcPr>
          <w:p w14:paraId="3C2857A7" w14:textId="77777777" w:rsidR="002603F5" w:rsidRPr="00022034" w:rsidRDefault="00DD59C3" w:rsidP="00DA00D3">
            <w:pPr>
              <w:pStyle w:val="Heading2"/>
              <w:keepNext/>
              <w:numPr>
                <w:ilvl w:val="1"/>
                <w:numId w:val="1"/>
              </w:numPr>
              <w:spacing w:before="240" w:after="120" w:line="240" w:lineRule="auto"/>
              <w:ind w:left="576" w:hanging="576"/>
            </w:pPr>
            <w:bookmarkStart w:id="278" w:name="_Toc15638131"/>
            <w:bookmarkStart w:id="279" w:name="_Toc195708220"/>
            <w:r>
              <w:t>SCHEDULE D</w:t>
            </w:r>
            <w:r w:rsidR="002603F5" w:rsidRPr="00022034">
              <w:t xml:space="preserve"> – CHANGE CONTROL PROCEDURES</w:t>
            </w:r>
            <w:bookmarkEnd w:id="278"/>
            <w:bookmarkEnd w:id="279"/>
          </w:p>
          <w:p w14:paraId="72B77AAE" w14:textId="77777777" w:rsidR="002603F5" w:rsidRDefault="002603F5" w:rsidP="00CD59EC">
            <w:pPr>
              <w:rPr>
                <w:rFonts w:ascii="Arial" w:hAnsi="Arial"/>
              </w:rPr>
            </w:pPr>
          </w:p>
        </w:tc>
      </w:tr>
    </w:tbl>
    <w:p w14:paraId="13CC9361" w14:textId="0DDD6E4E" w:rsidR="00B055F6" w:rsidRPr="0015021A" w:rsidRDefault="002D3C33" w:rsidP="0015021A">
      <w:pPr>
        <w:spacing w:after="0"/>
        <w:jc w:val="right"/>
        <w:rPr>
          <w:rFonts w:ascii="Arial" w:hAnsi="Arial"/>
        </w:rPr>
      </w:pPr>
      <w:hyperlink r:id="rId14" w:anchor="Ge" w:history="1">
        <w:r w:rsidR="002603F5">
          <w:rPr>
            <w:rStyle w:val="Hyperlink"/>
            <w:b/>
            <w:bCs/>
            <w:sz w:val="18"/>
          </w:rPr>
          <w:t xml:space="preserve"> </w:t>
        </w:r>
      </w:hyperlink>
    </w:p>
    <w:p w14:paraId="2892B2A0" w14:textId="77777777" w:rsidR="00B055F6" w:rsidRDefault="00B055F6" w:rsidP="00566F74">
      <w:pPr>
        <w:pStyle w:val="ListParagraph"/>
        <w:numPr>
          <w:ilvl w:val="0"/>
          <w:numId w:val="22"/>
        </w:numPr>
        <w:spacing w:after="0"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b/>
          <w:bCs/>
          <w:color w:val="808080" w:themeColor="background1" w:themeShade="80"/>
          <w:sz w:val="18"/>
          <w:szCs w:val="18"/>
          <w:lang w:eastAsia="en-ZA"/>
        </w:rPr>
        <w:t>Purpose:</w:t>
      </w:r>
      <w:r w:rsidRPr="00B055F6">
        <w:rPr>
          <w:rFonts w:ascii="Arial" w:eastAsia="Times New Roman" w:hAnsi="Arial" w:cs="Arial"/>
          <w:color w:val="808080" w:themeColor="background1" w:themeShade="80"/>
          <w:sz w:val="18"/>
          <w:szCs w:val="18"/>
          <w:lang w:eastAsia="en-ZA"/>
        </w:rPr>
        <w:br/>
        <w:t>The change control process ensures that any changes to the Standard or Non-standard Services are introduced in a controlled and coordinated manner. This reduces the risk of introducing faults or undoing previous changes made by other users.</w:t>
      </w:r>
    </w:p>
    <w:p w14:paraId="6E2F08BC" w14:textId="63B4C266" w:rsidR="00B055F6" w:rsidRPr="00B055F6" w:rsidRDefault="00B055F6" w:rsidP="00566F74">
      <w:pPr>
        <w:pStyle w:val="ListParagraph"/>
        <w:numPr>
          <w:ilvl w:val="0"/>
          <w:numId w:val="22"/>
        </w:numPr>
        <w:spacing w:after="0" w:line="240" w:lineRule="auto"/>
        <w:rPr>
          <w:rFonts w:ascii="Arial" w:eastAsia="Times New Roman" w:hAnsi="Arial" w:cs="Arial"/>
          <w:color w:val="808080" w:themeColor="background1" w:themeShade="80"/>
          <w:sz w:val="18"/>
          <w:szCs w:val="18"/>
          <w:lang w:eastAsia="en-ZA"/>
        </w:rPr>
      </w:pPr>
      <w:commentRangeStart w:id="280"/>
      <w:r w:rsidRPr="00B055F6">
        <w:rPr>
          <w:rFonts w:ascii="Arial" w:eastAsia="Times New Roman" w:hAnsi="Arial" w:cs="Arial"/>
          <w:b/>
          <w:bCs/>
          <w:color w:val="808080" w:themeColor="background1" w:themeShade="80"/>
          <w:sz w:val="18"/>
          <w:szCs w:val="18"/>
          <w:lang w:eastAsia="en-ZA"/>
        </w:rPr>
        <w:t>Goals of the Change Control Procedure:</w:t>
      </w:r>
      <w:commentRangeEnd w:id="280"/>
      <w:r w:rsidR="009F6BA1">
        <w:rPr>
          <w:rStyle w:val="CommentReference"/>
        </w:rPr>
        <w:commentReference w:id="280"/>
      </w:r>
    </w:p>
    <w:p w14:paraId="00EEE5DF" w14:textId="77777777" w:rsidR="00B055F6" w:rsidRDefault="00B055F6" w:rsidP="00566F74">
      <w:pPr>
        <w:pStyle w:val="ListParagraph"/>
        <w:numPr>
          <w:ilvl w:val="0"/>
          <w:numId w:val="23"/>
        </w:numPr>
        <w:spacing w:after="0"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color w:val="808080" w:themeColor="background1" w:themeShade="80"/>
          <w:sz w:val="18"/>
          <w:szCs w:val="18"/>
          <w:lang w:eastAsia="en-ZA"/>
        </w:rPr>
        <w:t>Minimal disruption to services.</w:t>
      </w:r>
    </w:p>
    <w:p w14:paraId="66A32F45" w14:textId="77777777" w:rsidR="00B055F6" w:rsidRDefault="00B055F6" w:rsidP="00566F74">
      <w:pPr>
        <w:pStyle w:val="ListParagraph"/>
        <w:numPr>
          <w:ilvl w:val="0"/>
          <w:numId w:val="23"/>
        </w:numPr>
        <w:spacing w:after="0"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color w:val="808080" w:themeColor="background1" w:themeShade="80"/>
          <w:sz w:val="18"/>
          <w:szCs w:val="18"/>
          <w:lang w:eastAsia="en-ZA"/>
        </w:rPr>
        <w:t>Reduction in black-out activities.</w:t>
      </w:r>
    </w:p>
    <w:p w14:paraId="6237BC5D" w14:textId="77777777" w:rsidR="00B055F6" w:rsidRDefault="00B055F6" w:rsidP="00566F74">
      <w:pPr>
        <w:pStyle w:val="ListParagraph"/>
        <w:numPr>
          <w:ilvl w:val="0"/>
          <w:numId w:val="23"/>
        </w:numPr>
        <w:spacing w:after="0"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color w:val="808080" w:themeColor="background1" w:themeShade="80"/>
          <w:sz w:val="18"/>
          <w:szCs w:val="18"/>
          <w:lang w:eastAsia="en-ZA"/>
        </w:rPr>
        <w:t>Cost-effective utilization of resources.</w:t>
      </w:r>
    </w:p>
    <w:p w14:paraId="61A70A54" w14:textId="507C8B53" w:rsidR="00B055F6" w:rsidRDefault="00B055F6" w:rsidP="00566F74">
      <w:pPr>
        <w:pStyle w:val="ListParagraph"/>
        <w:numPr>
          <w:ilvl w:val="0"/>
          <w:numId w:val="23"/>
        </w:numPr>
        <w:spacing w:after="0" w:line="240" w:lineRule="auto"/>
        <w:rPr>
          <w:ins w:id="281" w:author="Charlaine" w:date="2025-06-17T13:24:00Z"/>
          <w:rFonts w:ascii="Arial" w:eastAsia="Times New Roman" w:hAnsi="Arial" w:cs="Arial"/>
          <w:color w:val="808080" w:themeColor="background1" w:themeShade="80"/>
          <w:sz w:val="18"/>
          <w:szCs w:val="18"/>
          <w:lang w:eastAsia="en-ZA"/>
        </w:rPr>
      </w:pPr>
      <w:r w:rsidRPr="00B055F6">
        <w:rPr>
          <w:rFonts w:ascii="Arial" w:eastAsia="Times New Roman" w:hAnsi="Arial" w:cs="Arial"/>
          <w:color w:val="808080" w:themeColor="background1" w:themeShade="80"/>
          <w:sz w:val="18"/>
          <w:szCs w:val="18"/>
          <w:lang w:eastAsia="en-ZA"/>
        </w:rPr>
        <w:t>Efficient change implementation.</w:t>
      </w:r>
    </w:p>
    <w:p w14:paraId="54F9C698" w14:textId="61AC734E" w:rsidR="00CA2DE9" w:rsidRPr="00B055F6" w:rsidRDefault="00CA2DE9" w:rsidP="00566F74">
      <w:pPr>
        <w:pStyle w:val="ListParagraph"/>
        <w:numPr>
          <w:ilvl w:val="0"/>
          <w:numId w:val="23"/>
        </w:numPr>
        <w:spacing w:after="0" w:line="240" w:lineRule="auto"/>
        <w:rPr>
          <w:rFonts w:ascii="Arial" w:eastAsia="Times New Roman" w:hAnsi="Arial" w:cs="Arial"/>
          <w:color w:val="808080" w:themeColor="background1" w:themeShade="80"/>
          <w:sz w:val="18"/>
          <w:szCs w:val="18"/>
          <w:lang w:eastAsia="en-ZA"/>
        </w:rPr>
      </w:pPr>
      <w:ins w:id="282" w:author="Charlaine" w:date="2025-06-17T13:24:00Z">
        <w:r>
          <w:rPr>
            <w:rFonts w:ascii="Arial" w:eastAsia="Times New Roman" w:hAnsi="Arial" w:cs="Arial"/>
            <w:color w:val="808080" w:themeColor="background1" w:themeShade="80"/>
            <w:sz w:val="18"/>
            <w:szCs w:val="18"/>
            <w:lang w:eastAsia="en-ZA"/>
          </w:rPr>
          <w:t>Authorised changes to the server environment.</w:t>
        </w:r>
      </w:ins>
    </w:p>
    <w:p w14:paraId="60443425" w14:textId="6419E0F1" w:rsidR="00B055F6" w:rsidRPr="000845F4" w:rsidRDefault="00B055F6" w:rsidP="00566F74">
      <w:pPr>
        <w:pStyle w:val="ListParagraph"/>
        <w:numPr>
          <w:ilvl w:val="0"/>
          <w:numId w:val="24"/>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Authorization Process:</w:t>
      </w:r>
      <w:r w:rsidRPr="000845F4">
        <w:rPr>
          <w:rFonts w:ascii="Arial" w:eastAsia="Times New Roman" w:hAnsi="Arial" w:cs="Arial"/>
          <w:color w:val="808080" w:themeColor="background1" w:themeShade="80"/>
          <w:sz w:val="18"/>
          <w:szCs w:val="18"/>
          <w:lang w:eastAsia="en-ZA"/>
        </w:rPr>
        <w:t xml:space="preserve"> The Client will provide the Supplier with an Authorization Organogram, which will include:</w:t>
      </w:r>
    </w:p>
    <w:p w14:paraId="33916468" w14:textId="77777777" w:rsidR="00B055F6" w:rsidRPr="000845F4" w:rsidRDefault="00B055F6" w:rsidP="00566F74">
      <w:pPr>
        <w:pStyle w:val="ListParagraph"/>
        <w:numPr>
          <w:ilvl w:val="0"/>
          <w:numId w:val="25"/>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Change Control Officer</w:t>
      </w:r>
    </w:p>
    <w:p w14:paraId="6BC5B203" w14:textId="77777777" w:rsidR="00B055F6" w:rsidRPr="000845F4" w:rsidRDefault="00B055F6" w:rsidP="00566F74">
      <w:pPr>
        <w:pStyle w:val="ListParagraph"/>
        <w:numPr>
          <w:ilvl w:val="0"/>
          <w:numId w:val="25"/>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Procurement Officer</w:t>
      </w:r>
    </w:p>
    <w:p w14:paraId="37F2C6EB" w14:textId="776416B3" w:rsidR="00723D0A" w:rsidRPr="00566F74" w:rsidRDefault="00B055F6" w:rsidP="00566F74">
      <w:pPr>
        <w:pStyle w:val="ListParagraph"/>
        <w:numPr>
          <w:ilvl w:val="0"/>
          <w:numId w:val="25"/>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Authorized Signatories</w:t>
      </w:r>
    </w:p>
    <w:p w14:paraId="005B5D9F" w14:textId="77777777" w:rsidR="00723D0A" w:rsidRPr="00A305FD" w:rsidRDefault="00723D0A" w:rsidP="0015021A">
      <w:pPr>
        <w:spacing w:after="0" w:line="240" w:lineRule="auto"/>
        <w:jc w:val="both"/>
        <w:rPr>
          <w:rFonts w:ascii="Arial" w:hAnsi="Arial"/>
          <w:color w:val="808080" w:themeColor="background1" w:themeShade="80"/>
        </w:rPr>
      </w:pPr>
    </w:p>
    <w:p w14:paraId="46079ABA" w14:textId="77777777" w:rsidR="004B082E" w:rsidRPr="00434D17" w:rsidRDefault="002603F5" w:rsidP="00DA00D3">
      <w:pPr>
        <w:pStyle w:val="Heading3"/>
        <w:keepNext/>
        <w:numPr>
          <w:ilvl w:val="2"/>
          <w:numId w:val="1"/>
        </w:numPr>
        <w:tabs>
          <w:tab w:val="left" w:pos="0"/>
        </w:tabs>
        <w:spacing w:after="0" w:line="240" w:lineRule="auto"/>
        <w:ind w:left="720"/>
        <w:rPr>
          <w:sz w:val="24"/>
        </w:rPr>
      </w:pPr>
      <w:bookmarkStart w:id="283" w:name="_Toc15906949"/>
      <w:bookmarkStart w:id="284" w:name="_Toc15907473"/>
      <w:bookmarkStart w:id="285" w:name="_Toc15908487"/>
      <w:bookmarkStart w:id="286" w:name="_Toc15923524"/>
      <w:bookmarkStart w:id="287" w:name="_Toc15925226"/>
      <w:bookmarkStart w:id="288" w:name="_Toc15926981"/>
      <w:bookmarkStart w:id="289" w:name="_Toc15929698"/>
      <w:bookmarkStart w:id="290" w:name="_Toc195708221"/>
      <w:r w:rsidRPr="00434D17">
        <w:rPr>
          <w:sz w:val="24"/>
        </w:rPr>
        <w:t>Operational Changes</w:t>
      </w:r>
      <w:bookmarkEnd w:id="283"/>
      <w:bookmarkEnd w:id="284"/>
      <w:bookmarkEnd w:id="285"/>
      <w:bookmarkEnd w:id="286"/>
      <w:bookmarkEnd w:id="287"/>
      <w:bookmarkEnd w:id="288"/>
      <w:bookmarkEnd w:id="289"/>
      <w:bookmarkEnd w:id="290"/>
    </w:p>
    <w:p w14:paraId="4DCA4C39" w14:textId="77777777" w:rsidR="00602F25" w:rsidRDefault="00602F25" w:rsidP="00602F25">
      <w:pPr>
        <w:spacing w:after="0"/>
        <w:rPr>
          <w:rFonts w:ascii="Arial" w:hAnsi="Arial"/>
          <w:color w:val="808080"/>
          <w:sz w:val="18"/>
          <w:szCs w:val="18"/>
        </w:rPr>
      </w:pPr>
    </w:p>
    <w:p w14:paraId="4196C22F" w14:textId="39B9BBD5" w:rsidR="00602F25" w:rsidRPr="000845F4" w:rsidRDefault="000845F4" w:rsidP="00602F25">
      <w:pPr>
        <w:spacing w:after="0"/>
        <w:rPr>
          <w:rFonts w:ascii="Arial" w:hAnsi="Arial" w:cs="Arial"/>
          <w:color w:val="808080" w:themeColor="background1" w:themeShade="80"/>
          <w:sz w:val="18"/>
          <w:szCs w:val="18"/>
        </w:rPr>
      </w:pPr>
      <w:r w:rsidRPr="000845F4">
        <w:rPr>
          <w:rFonts w:ascii="Arial" w:hAnsi="Arial" w:cs="Arial"/>
          <w:color w:val="808080" w:themeColor="background1" w:themeShade="80"/>
          <w:sz w:val="18"/>
          <w:szCs w:val="18"/>
        </w:rPr>
        <w:t>The Client will use the following methods to request changes or system updates from the Supplier. The table below outlines the change control flow:</w:t>
      </w:r>
    </w:p>
    <w:p w14:paraId="2567B186" w14:textId="77777777" w:rsidR="000845F4" w:rsidRPr="00B342EC" w:rsidRDefault="000845F4" w:rsidP="00602F25">
      <w:pPr>
        <w:spacing w:after="0"/>
        <w:rPr>
          <w:rFonts w:ascii="Arial" w:hAnsi="Arial"/>
          <w:color w:val="808080"/>
          <w:sz w:val="18"/>
          <w:szCs w:val="18"/>
        </w:rPr>
      </w:pPr>
    </w:p>
    <w:p w14:paraId="77F2365A" w14:textId="741F5F1C" w:rsidR="00197496" w:rsidRDefault="002603F5" w:rsidP="00602F25">
      <w:pPr>
        <w:spacing w:after="0"/>
        <w:rPr>
          <w:rFonts w:ascii="Arial" w:hAnsi="Arial"/>
        </w:rPr>
      </w:pPr>
      <w:r w:rsidRPr="00607CED">
        <w:rPr>
          <w:noProof/>
          <w:lang w:eastAsia="en-ZA"/>
        </w:rPr>
        <w:drawing>
          <wp:inline distT="0" distB="0" distL="0" distR="0" wp14:anchorId="515C4540" wp14:editId="5BD98F46">
            <wp:extent cx="5943600" cy="619125"/>
            <wp:effectExtent l="0" t="0" r="0" b="0"/>
            <wp:docPr id="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619125"/>
                    </a:xfrm>
                    <a:prstGeom prst="rect">
                      <a:avLst/>
                    </a:prstGeom>
                    <a:noFill/>
                    <a:ln>
                      <a:noFill/>
                    </a:ln>
                  </pic:spPr>
                </pic:pic>
              </a:graphicData>
            </a:graphic>
          </wp:inline>
        </w:drawing>
      </w:r>
    </w:p>
    <w:p w14:paraId="7A3B318D" w14:textId="77777777" w:rsidR="00602F25" w:rsidRPr="0015021A" w:rsidRDefault="00602F25" w:rsidP="00602F25">
      <w:pPr>
        <w:spacing w:after="0"/>
        <w:rPr>
          <w:rFonts w:ascii="Arial" w:hAnsi="Arial"/>
          <w:sz w:val="28"/>
          <w:szCs w:val="28"/>
        </w:rPr>
      </w:pPr>
    </w:p>
    <w:p w14:paraId="35C2791D" w14:textId="77777777" w:rsidR="004B082E" w:rsidRPr="00434D17" w:rsidRDefault="00B97ADF" w:rsidP="00DA00D3">
      <w:pPr>
        <w:pStyle w:val="Heading3"/>
        <w:keepNext/>
        <w:numPr>
          <w:ilvl w:val="2"/>
          <w:numId w:val="1"/>
        </w:numPr>
        <w:tabs>
          <w:tab w:val="left" w:pos="0"/>
        </w:tabs>
        <w:spacing w:after="0" w:line="240" w:lineRule="auto"/>
        <w:ind w:left="720"/>
        <w:rPr>
          <w:sz w:val="24"/>
        </w:rPr>
      </w:pPr>
      <w:bookmarkStart w:id="291" w:name="_Toc15906950"/>
      <w:bookmarkStart w:id="292" w:name="_Toc15907474"/>
      <w:bookmarkStart w:id="293" w:name="_Toc15908488"/>
      <w:bookmarkStart w:id="294" w:name="_Toc15923525"/>
      <w:bookmarkStart w:id="295" w:name="_Toc15925227"/>
      <w:bookmarkStart w:id="296" w:name="_Toc15926982"/>
      <w:bookmarkStart w:id="297" w:name="_Toc15929699"/>
      <w:bookmarkStart w:id="298" w:name="_Toc195708222"/>
      <w:bookmarkStart w:id="299" w:name="_Hlk195705554"/>
      <w:r>
        <w:rPr>
          <w:sz w:val="24"/>
        </w:rPr>
        <w:t>Emergency System C</w:t>
      </w:r>
      <w:r w:rsidR="002603F5" w:rsidRPr="00434D17">
        <w:rPr>
          <w:sz w:val="24"/>
        </w:rPr>
        <w:t>hanges</w:t>
      </w:r>
      <w:bookmarkEnd w:id="291"/>
      <w:bookmarkEnd w:id="292"/>
      <w:bookmarkEnd w:id="293"/>
      <w:bookmarkEnd w:id="294"/>
      <w:bookmarkEnd w:id="295"/>
      <w:bookmarkEnd w:id="296"/>
      <w:bookmarkEnd w:id="297"/>
      <w:bookmarkEnd w:id="298"/>
    </w:p>
    <w:bookmarkEnd w:id="299"/>
    <w:p w14:paraId="341F9454" w14:textId="77777777" w:rsidR="00602F25" w:rsidRDefault="00602F25" w:rsidP="00602F25">
      <w:pPr>
        <w:spacing w:after="0"/>
        <w:rPr>
          <w:rFonts w:ascii="Arial" w:hAnsi="Arial"/>
          <w:color w:val="808080"/>
          <w:sz w:val="18"/>
          <w:szCs w:val="18"/>
        </w:rPr>
      </w:pPr>
    </w:p>
    <w:p w14:paraId="5D152186" w14:textId="046AD6FC" w:rsidR="000845F4" w:rsidRPr="000845F4" w:rsidRDefault="000845F4" w:rsidP="00566F74">
      <w:pPr>
        <w:pStyle w:val="ListParagraph"/>
        <w:numPr>
          <w:ilvl w:val="0"/>
          <w:numId w:val="24"/>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Emergency System Change Protocol:</w:t>
      </w:r>
    </w:p>
    <w:p w14:paraId="11C63793" w14:textId="77777777" w:rsidR="000845F4" w:rsidRPr="000845F4" w:rsidRDefault="000845F4" w:rsidP="000845F4">
      <w:pPr>
        <w:pStyle w:val="ListParagraph"/>
        <w:spacing w:after="0" w:line="240" w:lineRule="auto"/>
        <w:ind w:left="360"/>
        <w:rPr>
          <w:rFonts w:ascii="Arial" w:eastAsia="Times New Roman" w:hAnsi="Arial" w:cs="Arial"/>
          <w:color w:val="808080" w:themeColor="background1" w:themeShade="80"/>
          <w:sz w:val="18"/>
          <w:szCs w:val="18"/>
          <w:lang w:eastAsia="en-ZA"/>
        </w:rPr>
      </w:pPr>
    </w:p>
    <w:p w14:paraId="0EB3FB55" w14:textId="7C4EB473" w:rsidR="000845F4" w:rsidRDefault="000845F4" w:rsidP="000845F4">
      <w:pPr>
        <w:spacing w:after="0" w:line="240" w:lineRule="auto"/>
        <w:ind w:firstLine="360"/>
        <w:rPr>
          <w:rFonts w:ascii="Arial" w:eastAsia="Times New Roman" w:hAnsi="Arial" w:cs="Arial"/>
          <w:color w:val="808080" w:themeColor="background1" w:themeShade="80"/>
          <w:sz w:val="18"/>
          <w:szCs w:val="18"/>
          <w:lang w:eastAsia="en-ZA"/>
        </w:rPr>
      </w:pPr>
      <w:r w:rsidRPr="000845F4">
        <w:rPr>
          <w:rFonts w:ascii="Arial" w:eastAsia="Times New Roman" w:hAnsi="Arial" w:cs="Arial"/>
          <w:color w:val="808080" w:themeColor="background1" w:themeShade="80"/>
          <w:sz w:val="18"/>
          <w:szCs w:val="18"/>
          <w:lang w:eastAsia="en-ZA"/>
        </w:rPr>
        <w:lastRenderedPageBreak/>
        <w:t xml:space="preserve">In the event of the following conditions, an </w:t>
      </w:r>
      <w:r w:rsidRPr="000845F4">
        <w:rPr>
          <w:rFonts w:ascii="Arial" w:eastAsia="Times New Roman" w:hAnsi="Arial" w:cs="Arial"/>
          <w:b/>
          <w:bCs/>
          <w:color w:val="808080" w:themeColor="background1" w:themeShade="80"/>
          <w:sz w:val="18"/>
          <w:szCs w:val="18"/>
          <w:lang w:eastAsia="en-ZA"/>
        </w:rPr>
        <w:t>Emergency System Change</w:t>
      </w:r>
      <w:r w:rsidRPr="000845F4">
        <w:rPr>
          <w:rFonts w:ascii="Arial" w:eastAsia="Times New Roman" w:hAnsi="Arial" w:cs="Arial"/>
          <w:color w:val="808080" w:themeColor="background1" w:themeShade="80"/>
          <w:sz w:val="18"/>
          <w:szCs w:val="18"/>
          <w:lang w:eastAsia="en-ZA"/>
        </w:rPr>
        <w:t xml:space="preserve"> will be initiated:</w:t>
      </w:r>
    </w:p>
    <w:p w14:paraId="726DACDD" w14:textId="77777777" w:rsidR="000845F4" w:rsidRPr="000845F4" w:rsidRDefault="000845F4" w:rsidP="000845F4">
      <w:pPr>
        <w:spacing w:after="0" w:line="240" w:lineRule="auto"/>
        <w:ind w:firstLine="360"/>
        <w:rPr>
          <w:rFonts w:ascii="Arial" w:eastAsia="Times New Roman" w:hAnsi="Arial" w:cs="Arial"/>
          <w:color w:val="808080" w:themeColor="background1" w:themeShade="80"/>
          <w:sz w:val="18"/>
          <w:szCs w:val="18"/>
          <w:lang w:eastAsia="en-ZA"/>
        </w:rPr>
      </w:pPr>
    </w:p>
    <w:p w14:paraId="77159F3B" w14:textId="77777777" w:rsidR="000845F4" w:rsidRDefault="000845F4" w:rsidP="00566F74">
      <w:pPr>
        <w:pStyle w:val="ListParagraph"/>
        <w:numPr>
          <w:ilvl w:val="0"/>
          <w:numId w:val="26"/>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color w:val="808080" w:themeColor="background1" w:themeShade="80"/>
          <w:sz w:val="18"/>
          <w:szCs w:val="18"/>
          <w:lang w:eastAsia="en-ZA"/>
        </w:rPr>
        <w:t>Virus outbreak</w:t>
      </w:r>
    </w:p>
    <w:p w14:paraId="45173C23" w14:textId="77777777" w:rsidR="000845F4" w:rsidRDefault="000845F4" w:rsidP="00566F74">
      <w:pPr>
        <w:pStyle w:val="ListParagraph"/>
        <w:numPr>
          <w:ilvl w:val="0"/>
          <w:numId w:val="26"/>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color w:val="808080" w:themeColor="background1" w:themeShade="80"/>
          <w:sz w:val="18"/>
          <w:szCs w:val="18"/>
          <w:lang w:eastAsia="en-ZA"/>
        </w:rPr>
        <w:t>Microsoft security patch deployments</w:t>
      </w:r>
    </w:p>
    <w:p w14:paraId="77A52F0D" w14:textId="77777777" w:rsidR="000845F4" w:rsidRDefault="000845F4" w:rsidP="00566F74">
      <w:pPr>
        <w:pStyle w:val="ListParagraph"/>
        <w:numPr>
          <w:ilvl w:val="0"/>
          <w:numId w:val="26"/>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color w:val="808080" w:themeColor="background1" w:themeShade="80"/>
          <w:sz w:val="18"/>
          <w:szCs w:val="18"/>
          <w:lang w:eastAsia="en-ZA"/>
        </w:rPr>
        <w:t>Hardware failure</w:t>
      </w:r>
    </w:p>
    <w:p w14:paraId="18DCC203" w14:textId="77777777" w:rsidR="000845F4" w:rsidRDefault="000845F4" w:rsidP="00566F74">
      <w:pPr>
        <w:pStyle w:val="ListParagraph"/>
        <w:numPr>
          <w:ilvl w:val="0"/>
          <w:numId w:val="26"/>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color w:val="808080" w:themeColor="background1" w:themeShade="80"/>
          <w:sz w:val="18"/>
          <w:szCs w:val="18"/>
          <w:lang w:eastAsia="en-ZA"/>
        </w:rPr>
        <w:t>Internet failure</w:t>
      </w:r>
    </w:p>
    <w:p w14:paraId="2094B044" w14:textId="676E987C" w:rsidR="000845F4" w:rsidRPr="000845F4" w:rsidRDefault="000845F4" w:rsidP="00566F74">
      <w:pPr>
        <w:pStyle w:val="ListParagraph"/>
        <w:numPr>
          <w:ilvl w:val="0"/>
          <w:numId w:val="26"/>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color w:val="808080" w:themeColor="background1" w:themeShade="80"/>
          <w:sz w:val="18"/>
          <w:szCs w:val="18"/>
          <w:lang w:eastAsia="en-ZA"/>
        </w:rPr>
        <w:t>Any unforeseen circumstances affecting the system</w:t>
      </w:r>
    </w:p>
    <w:p w14:paraId="478CECF2" w14:textId="77777777" w:rsidR="000845F4" w:rsidRPr="000845F4" w:rsidRDefault="000845F4" w:rsidP="000845F4">
      <w:pPr>
        <w:spacing w:after="0" w:line="240" w:lineRule="auto"/>
        <w:ind w:left="720"/>
        <w:rPr>
          <w:rFonts w:ascii="Arial" w:eastAsia="Times New Roman" w:hAnsi="Arial" w:cs="Arial"/>
          <w:color w:val="808080" w:themeColor="background1" w:themeShade="80"/>
          <w:sz w:val="18"/>
          <w:szCs w:val="18"/>
          <w:lang w:eastAsia="en-ZA"/>
        </w:rPr>
      </w:pPr>
    </w:p>
    <w:p w14:paraId="033AE2B8" w14:textId="77777777" w:rsidR="000845F4" w:rsidRPr="000845F4" w:rsidRDefault="000845F4" w:rsidP="00566F74">
      <w:pPr>
        <w:pStyle w:val="ListParagraph"/>
        <w:numPr>
          <w:ilvl w:val="0"/>
          <w:numId w:val="24"/>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Emergency Response:</w:t>
      </w:r>
    </w:p>
    <w:p w14:paraId="78A51912" w14:textId="77777777" w:rsidR="000845F4" w:rsidRDefault="000845F4" w:rsidP="00566F74">
      <w:pPr>
        <w:pStyle w:val="ListParagraph"/>
        <w:numPr>
          <w:ilvl w:val="0"/>
          <w:numId w:val="27"/>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Notification</w:t>
      </w:r>
      <w:r w:rsidRPr="000845F4">
        <w:rPr>
          <w:rFonts w:ascii="Arial" w:eastAsia="Times New Roman" w:hAnsi="Arial" w:cs="Arial"/>
          <w:color w:val="808080" w:themeColor="background1" w:themeShade="80"/>
          <w:sz w:val="18"/>
          <w:szCs w:val="18"/>
          <w:lang w:eastAsia="en-ZA"/>
        </w:rPr>
        <w:t>: The Client will be notified immediately of the emergency by the Supplier.</w:t>
      </w:r>
    </w:p>
    <w:p w14:paraId="03904DAB" w14:textId="77777777" w:rsidR="000845F4" w:rsidRDefault="000845F4" w:rsidP="00566F74">
      <w:pPr>
        <w:pStyle w:val="ListParagraph"/>
        <w:numPr>
          <w:ilvl w:val="0"/>
          <w:numId w:val="27"/>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Immediate Action</w:t>
      </w:r>
      <w:r w:rsidRPr="000845F4">
        <w:rPr>
          <w:rFonts w:ascii="Arial" w:eastAsia="Times New Roman" w:hAnsi="Arial" w:cs="Arial"/>
          <w:color w:val="808080" w:themeColor="background1" w:themeShade="80"/>
          <w:sz w:val="18"/>
          <w:szCs w:val="18"/>
          <w:lang w:eastAsia="en-ZA"/>
        </w:rPr>
        <w:t xml:space="preserve">: The Supplier will begin emergency maintenance within </w:t>
      </w:r>
      <w:r w:rsidRPr="000845F4">
        <w:rPr>
          <w:rFonts w:ascii="Arial" w:eastAsia="Times New Roman" w:hAnsi="Arial" w:cs="Arial"/>
          <w:b/>
          <w:bCs/>
          <w:color w:val="808080" w:themeColor="background1" w:themeShade="80"/>
          <w:sz w:val="18"/>
          <w:szCs w:val="18"/>
          <w:lang w:eastAsia="en-ZA"/>
        </w:rPr>
        <w:t>1 hour</w:t>
      </w:r>
      <w:r w:rsidRPr="000845F4">
        <w:rPr>
          <w:rFonts w:ascii="Arial" w:eastAsia="Times New Roman" w:hAnsi="Arial" w:cs="Arial"/>
          <w:color w:val="808080" w:themeColor="background1" w:themeShade="80"/>
          <w:sz w:val="18"/>
          <w:szCs w:val="18"/>
          <w:lang w:eastAsia="en-ZA"/>
        </w:rPr>
        <w:t xml:space="preserve"> of being notified of the occurrence.</w:t>
      </w:r>
    </w:p>
    <w:p w14:paraId="3BE3DBB4" w14:textId="77777777" w:rsidR="000845F4" w:rsidRDefault="000845F4" w:rsidP="00566F74">
      <w:pPr>
        <w:pStyle w:val="ListParagraph"/>
        <w:numPr>
          <w:ilvl w:val="0"/>
          <w:numId w:val="27"/>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Tracking</w:t>
      </w:r>
      <w:r w:rsidRPr="000845F4">
        <w:rPr>
          <w:rFonts w:ascii="Arial" w:eastAsia="Times New Roman" w:hAnsi="Arial" w:cs="Arial"/>
          <w:color w:val="808080" w:themeColor="background1" w:themeShade="80"/>
          <w:sz w:val="18"/>
          <w:szCs w:val="18"/>
          <w:lang w:eastAsia="en-ZA"/>
        </w:rPr>
        <w:t xml:space="preserve">: The emergency will be logged and tracked via the </w:t>
      </w:r>
      <w:r w:rsidRPr="000845F4">
        <w:rPr>
          <w:rFonts w:ascii="Arial" w:eastAsia="Times New Roman" w:hAnsi="Arial" w:cs="Arial"/>
          <w:b/>
          <w:bCs/>
          <w:color w:val="808080" w:themeColor="background1" w:themeShade="80"/>
          <w:sz w:val="18"/>
          <w:szCs w:val="18"/>
          <w:lang w:eastAsia="en-ZA"/>
        </w:rPr>
        <w:t>Supplier Helpdesk System</w:t>
      </w:r>
      <w:r w:rsidRPr="000845F4">
        <w:rPr>
          <w:rFonts w:ascii="Arial" w:eastAsia="Times New Roman" w:hAnsi="Arial" w:cs="Arial"/>
          <w:color w:val="808080" w:themeColor="background1" w:themeShade="80"/>
          <w:sz w:val="18"/>
          <w:szCs w:val="18"/>
          <w:lang w:eastAsia="en-ZA"/>
        </w:rPr>
        <w:t>.</w:t>
      </w:r>
    </w:p>
    <w:p w14:paraId="620869DD" w14:textId="77777777" w:rsidR="000845F4" w:rsidRDefault="000845F4" w:rsidP="00566F74">
      <w:pPr>
        <w:pStyle w:val="ListParagraph"/>
        <w:numPr>
          <w:ilvl w:val="0"/>
          <w:numId w:val="27"/>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Pre-deployment Testing</w:t>
      </w:r>
      <w:r w:rsidRPr="000845F4">
        <w:rPr>
          <w:rFonts w:ascii="Arial" w:eastAsia="Times New Roman" w:hAnsi="Arial" w:cs="Arial"/>
          <w:color w:val="808080" w:themeColor="background1" w:themeShade="80"/>
          <w:sz w:val="18"/>
          <w:szCs w:val="18"/>
          <w:lang w:eastAsia="en-ZA"/>
        </w:rPr>
        <w:t xml:space="preserve">: Before deploying new hardware or patches, the Supplier will first test them on a </w:t>
      </w:r>
      <w:r w:rsidRPr="000845F4">
        <w:rPr>
          <w:rFonts w:ascii="Arial" w:eastAsia="Times New Roman" w:hAnsi="Arial" w:cs="Arial"/>
          <w:b/>
          <w:bCs/>
          <w:color w:val="808080" w:themeColor="background1" w:themeShade="80"/>
          <w:sz w:val="18"/>
          <w:szCs w:val="18"/>
          <w:lang w:eastAsia="en-ZA"/>
        </w:rPr>
        <w:t>Disaster Recovery (DR) image backup</w:t>
      </w:r>
      <w:r w:rsidRPr="000845F4">
        <w:rPr>
          <w:rFonts w:ascii="Arial" w:eastAsia="Times New Roman" w:hAnsi="Arial" w:cs="Arial"/>
          <w:color w:val="808080" w:themeColor="background1" w:themeShade="80"/>
          <w:sz w:val="18"/>
          <w:szCs w:val="18"/>
          <w:lang w:eastAsia="en-ZA"/>
        </w:rPr>
        <w:t xml:space="preserve"> of the environment.</w:t>
      </w:r>
    </w:p>
    <w:p w14:paraId="476E91ED" w14:textId="77777777" w:rsidR="000845F4" w:rsidRDefault="000845F4" w:rsidP="00566F74">
      <w:pPr>
        <w:pStyle w:val="ListParagraph"/>
        <w:numPr>
          <w:ilvl w:val="0"/>
          <w:numId w:val="27"/>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Scheduled Deployments</w:t>
      </w:r>
      <w:r w:rsidRPr="000845F4">
        <w:rPr>
          <w:rFonts w:ascii="Arial" w:eastAsia="Times New Roman" w:hAnsi="Arial" w:cs="Arial"/>
          <w:color w:val="808080" w:themeColor="background1" w:themeShade="80"/>
          <w:sz w:val="18"/>
          <w:szCs w:val="18"/>
          <w:lang w:eastAsia="en-ZA"/>
        </w:rPr>
        <w:t xml:space="preserve">: All service pack deployments, whether emergency or not, will first be tested in a </w:t>
      </w:r>
      <w:r w:rsidRPr="000845F4">
        <w:rPr>
          <w:rFonts w:ascii="Arial" w:eastAsia="Times New Roman" w:hAnsi="Arial" w:cs="Arial"/>
          <w:b/>
          <w:bCs/>
          <w:color w:val="808080" w:themeColor="background1" w:themeShade="80"/>
          <w:sz w:val="18"/>
          <w:szCs w:val="18"/>
          <w:lang w:eastAsia="en-ZA"/>
        </w:rPr>
        <w:t>DMZ (Demilitarized Zone)</w:t>
      </w:r>
      <w:r w:rsidRPr="000845F4">
        <w:rPr>
          <w:rFonts w:ascii="Arial" w:eastAsia="Times New Roman" w:hAnsi="Arial" w:cs="Arial"/>
          <w:color w:val="808080" w:themeColor="background1" w:themeShade="80"/>
          <w:sz w:val="18"/>
          <w:szCs w:val="18"/>
          <w:lang w:eastAsia="en-ZA"/>
        </w:rPr>
        <w:t xml:space="preserve"> environment before being applied to the live environment on a scheduled basis.</w:t>
      </w:r>
    </w:p>
    <w:p w14:paraId="758D34FA" w14:textId="12DD96DD" w:rsidR="00726EDC" w:rsidRPr="003E36F9" w:rsidRDefault="000845F4" w:rsidP="00726EDC">
      <w:pPr>
        <w:pStyle w:val="ListParagraph"/>
        <w:numPr>
          <w:ilvl w:val="0"/>
          <w:numId w:val="27"/>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Sign-off</w:t>
      </w:r>
      <w:r w:rsidRPr="000845F4">
        <w:rPr>
          <w:rFonts w:ascii="Arial" w:eastAsia="Times New Roman" w:hAnsi="Arial" w:cs="Arial"/>
          <w:color w:val="808080" w:themeColor="background1" w:themeShade="80"/>
          <w:sz w:val="18"/>
          <w:szCs w:val="18"/>
          <w:lang w:eastAsia="en-ZA"/>
        </w:rPr>
        <w:t xml:space="preserve">: Changes that do not affect the environment will be signed off by the nominated </w:t>
      </w:r>
      <w:r w:rsidRPr="000845F4">
        <w:rPr>
          <w:rFonts w:ascii="Arial" w:eastAsia="Times New Roman" w:hAnsi="Arial" w:cs="Arial"/>
          <w:b/>
          <w:bCs/>
          <w:color w:val="808080" w:themeColor="background1" w:themeShade="80"/>
          <w:sz w:val="18"/>
          <w:szCs w:val="18"/>
          <w:lang w:eastAsia="en-ZA"/>
        </w:rPr>
        <w:t>IT Manager</w:t>
      </w:r>
      <w:r w:rsidRPr="000845F4">
        <w:rPr>
          <w:rFonts w:ascii="Arial" w:eastAsia="Times New Roman" w:hAnsi="Arial" w:cs="Arial"/>
          <w:color w:val="808080" w:themeColor="background1" w:themeShade="80"/>
          <w:sz w:val="18"/>
          <w:szCs w:val="18"/>
          <w:lang w:eastAsia="en-ZA"/>
        </w:rPr>
        <w:t xml:space="preserve"> and representatives of both parties before implementation.</w:t>
      </w:r>
    </w:p>
    <w:p w14:paraId="7CE711F3" w14:textId="7EBF1776" w:rsidR="00726EDC" w:rsidRPr="003E36F9" w:rsidRDefault="00726EDC" w:rsidP="00726EDC">
      <w:pPr>
        <w:spacing w:after="0" w:line="240" w:lineRule="auto"/>
        <w:rPr>
          <w:rFonts w:ascii="Arial" w:eastAsia="Times New Roman" w:hAnsi="Arial" w:cs="Arial"/>
          <w:color w:val="808080" w:themeColor="background1" w:themeShade="80"/>
          <w:sz w:val="24"/>
          <w:szCs w:val="24"/>
          <w:lang w:eastAsia="en-ZA"/>
        </w:rPr>
      </w:pPr>
    </w:p>
    <w:p w14:paraId="2F581866" w14:textId="3BE7A508" w:rsidR="00726EDC" w:rsidRDefault="00726EDC" w:rsidP="003E36F9">
      <w:pPr>
        <w:pStyle w:val="Heading3"/>
        <w:keepNext/>
        <w:numPr>
          <w:ilvl w:val="0"/>
          <w:numId w:val="0"/>
        </w:numPr>
        <w:tabs>
          <w:tab w:val="left" w:pos="0"/>
        </w:tabs>
        <w:spacing w:after="0" w:line="240" w:lineRule="auto"/>
        <w:ind w:left="360"/>
        <w:rPr>
          <w:sz w:val="24"/>
        </w:rPr>
      </w:pPr>
      <w:bookmarkStart w:id="300" w:name="_Toc195708223"/>
      <w:r>
        <w:rPr>
          <w:sz w:val="24"/>
        </w:rPr>
        <w:t>17.4.3</w:t>
      </w:r>
      <w:r w:rsidR="00566F74">
        <w:rPr>
          <w:sz w:val="24"/>
        </w:rPr>
        <w:t xml:space="preserve"> </w:t>
      </w:r>
      <w:r>
        <w:rPr>
          <w:sz w:val="24"/>
        </w:rPr>
        <w:t>Incident Management Plan:</w:t>
      </w:r>
      <w:bookmarkEnd w:id="300"/>
      <w:r>
        <w:rPr>
          <w:sz w:val="24"/>
        </w:rPr>
        <w:t xml:space="preserve"> </w:t>
      </w:r>
    </w:p>
    <w:p w14:paraId="40B2F833" w14:textId="77777777" w:rsidR="003E36F9" w:rsidRPr="003E36F9" w:rsidRDefault="003E36F9" w:rsidP="003E36F9">
      <w:pPr>
        <w:rPr>
          <w:sz w:val="8"/>
          <w:szCs w:val="8"/>
        </w:rPr>
      </w:pPr>
    </w:p>
    <w:p w14:paraId="294ED3AE" w14:textId="0E6FD25B" w:rsidR="00726EDC" w:rsidRPr="00194C10" w:rsidRDefault="00726EDC" w:rsidP="00566F74">
      <w:pPr>
        <w:pStyle w:val="ListParagraph"/>
        <w:numPr>
          <w:ilvl w:val="0"/>
          <w:numId w:val="24"/>
        </w:numPr>
        <w:spacing w:after="0" w:line="240" w:lineRule="auto"/>
        <w:rPr>
          <w:rFonts w:ascii="Arial" w:eastAsia="Times New Roman" w:hAnsi="Arial" w:cs="Arial"/>
          <w:color w:val="808080" w:themeColor="background1" w:themeShade="80"/>
          <w:sz w:val="18"/>
          <w:szCs w:val="18"/>
          <w:lang w:eastAsia="en-ZA"/>
        </w:rPr>
      </w:pPr>
      <w:r w:rsidRPr="00194C10">
        <w:rPr>
          <w:rFonts w:ascii="Arial" w:eastAsia="Times New Roman" w:hAnsi="Arial" w:cs="Arial"/>
          <w:b/>
          <w:bCs/>
          <w:color w:val="808080" w:themeColor="background1" w:themeShade="80"/>
          <w:sz w:val="18"/>
          <w:szCs w:val="18"/>
          <w:lang w:eastAsia="en-ZA"/>
        </w:rPr>
        <w:t>Scope:</w:t>
      </w:r>
    </w:p>
    <w:p w14:paraId="33B240F3" w14:textId="06FE3654" w:rsidR="00726EDC" w:rsidRPr="00194C10" w:rsidRDefault="00726EDC" w:rsidP="00726EDC">
      <w:pPr>
        <w:pStyle w:val="ListParagraph"/>
        <w:ind w:left="360"/>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 xml:space="preserve">This policy applies to all Sautech infrastructure, hosted environments, networks, data </w:t>
      </w:r>
      <w:r w:rsidR="003E36F9" w:rsidRPr="00194C10">
        <w:rPr>
          <w:rFonts w:ascii="Arial" w:hAnsi="Arial" w:cs="Arial"/>
          <w:color w:val="808080" w:themeColor="background1" w:themeShade="80"/>
          <w:sz w:val="18"/>
          <w:szCs w:val="18"/>
        </w:rPr>
        <w:t>centres</w:t>
      </w:r>
      <w:r w:rsidRPr="00194C10">
        <w:rPr>
          <w:rFonts w:ascii="Arial" w:hAnsi="Arial" w:cs="Arial"/>
          <w:color w:val="808080" w:themeColor="background1" w:themeShade="80"/>
          <w:sz w:val="18"/>
          <w:szCs w:val="18"/>
        </w:rPr>
        <w:t xml:space="preserve"> (RSA and Namibia), and managed systems under SLAs.</w:t>
      </w:r>
    </w:p>
    <w:p w14:paraId="471B7D5D" w14:textId="76399015" w:rsidR="00726EDC" w:rsidRPr="00194C10" w:rsidRDefault="00726EDC" w:rsidP="00566F74">
      <w:pPr>
        <w:pStyle w:val="Heading1"/>
        <w:numPr>
          <w:ilvl w:val="0"/>
          <w:numId w:val="34"/>
        </w:numPr>
        <w:spacing w:after="0"/>
        <w:rPr>
          <w:rFonts w:cs="Arial"/>
          <w:b/>
          <w:color w:val="808080" w:themeColor="background1" w:themeShade="80"/>
          <w:sz w:val="18"/>
          <w:szCs w:val="18"/>
        </w:rPr>
      </w:pPr>
      <w:bookmarkStart w:id="301" w:name="_Toc195708224"/>
      <w:r w:rsidRPr="00194C10">
        <w:rPr>
          <w:rFonts w:cs="Arial"/>
          <w:b/>
          <w:color w:val="808080" w:themeColor="background1" w:themeShade="80"/>
          <w:sz w:val="18"/>
          <w:szCs w:val="18"/>
        </w:rPr>
        <w:t>Incident Categories</w:t>
      </w:r>
      <w:r w:rsidR="003350E1" w:rsidRPr="00194C10">
        <w:rPr>
          <w:rFonts w:cs="Arial"/>
          <w:b/>
          <w:color w:val="808080" w:themeColor="background1" w:themeShade="80"/>
          <w:sz w:val="18"/>
          <w:szCs w:val="18"/>
        </w:rPr>
        <w:t>:</w:t>
      </w:r>
      <w:bookmarkEnd w:id="301"/>
    </w:p>
    <w:tbl>
      <w:tblPr>
        <w:tblW w:w="8640" w:type="dxa"/>
        <w:tblInd w:w="-108" w:type="dxa"/>
        <w:tblLook w:val="04A0" w:firstRow="1" w:lastRow="0" w:firstColumn="1" w:lastColumn="0" w:noHBand="0" w:noVBand="1"/>
      </w:tblPr>
      <w:tblGrid>
        <w:gridCol w:w="4320"/>
        <w:gridCol w:w="4320"/>
      </w:tblGrid>
      <w:tr w:rsidR="00194C10" w:rsidRPr="00194C10" w14:paraId="5B748BF2" w14:textId="77777777" w:rsidTr="00726EDC">
        <w:tc>
          <w:tcPr>
            <w:tcW w:w="4320" w:type="dxa"/>
          </w:tcPr>
          <w:p w14:paraId="04A52969" w14:textId="17E2BD4A" w:rsidR="00726EDC" w:rsidRPr="00194C10" w:rsidRDefault="00726EDC" w:rsidP="003350E1">
            <w:pPr>
              <w:spacing w:after="0"/>
              <w:rPr>
                <w:rFonts w:ascii="Arial" w:hAnsi="Arial" w:cs="Arial"/>
                <w:b/>
                <w:color w:val="808080" w:themeColor="background1" w:themeShade="80"/>
                <w:sz w:val="18"/>
                <w:szCs w:val="18"/>
              </w:rPr>
            </w:pPr>
            <w:r w:rsidRPr="00194C10">
              <w:rPr>
                <w:rFonts w:ascii="Arial" w:hAnsi="Arial" w:cs="Arial"/>
                <w:b/>
                <w:color w:val="808080" w:themeColor="background1" w:themeShade="80"/>
                <w:sz w:val="18"/>
                <w:szCs w:val="18"/>
              </w:rPr>
              <w:t xml:space="preserve">       Type</w:t>
            </w:r>
          </w:p>
        </w:tc>
        <w:tc>
          <w:tcPr>
            <w:tcW w:w="4320" w:type="dxa"/>
          </w:tcPr>
          <w:p w14:paraId="4F3265B4" w14:textId="77777777" w:rsidR="00726EDC" w:rsidRPr="00194C10" w:rsidRDefault="00726EDC" w:rsidP="003350E1">
            <w:pPr>
              <w:spacing w:after="0"/>
              <w:rPr>
                <w:rFonts w:ascii="Arial" w:hAnsi="Arial" w:cs="Arial"/>
                <w:b/>
                <w:color w:val="808080" w:themeColor="background1" w:themeShade="80"/>
                <w:sz w:val="18"/>
                <w:szCs w:val="18"/>
              </w:rPr>
            </w:pPr>
            <w:r w:rsidRPr="00194C10">
              <w:rPr>
                <w:rFonts w:ascii="Arial" w:hAnsi="Arial" w:cs="Arial"/>
                <w:b/>
                <w:color w:val="808080" w:themeColor="background1" w:themeShade="80"/>
                <w:sz w:val="18"/>
                <w:szCs w:val="18"/>
              </w:rPr>
              <w:t>Examples</w:t>
            </w:r>
          </w:p>
        </w:tc>
      </w:tr>
      <w:tr w:rsidR="00194C10" w:rsidRPr="00194C10" w14:paraId="3B172DA3" w14:textId="77777777" w:rsidTr="00726EDC">
        <w:tc>
          <w:tcPr>
            <w:tcW w:w="4320" w:type="dxa"/>
          </w:tcPr>
          <w:p w14:paraId="2129AFC9" w14:textId="045C7308" w:rsidR="00726EDC" w:rsidRPr="00194C10" w:rsidRDefault="00726EDC" w:rsidP="00726EDC">
            <w:pPr>
              <w:spacing w:after="0"/>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 xml:space="preserve">        System Failure</w:t>
            </w:r>
          </w:p>
        </w:tc>
        <w:tc>
          <w:tcPr>
            <w:tcW w:w="4320" w:type="dxa"/>
          </w:tcPr>
          <w:p w14:paraId="574988EF" w14:textId="77777777" w:rsidR="00726EDC" w:rsidRPr="00194C10" w:rsidRDefault="00726EDC" w:rsidP="00726EDC">
            <w:pPr>
              <w:spacing w:after="0"/>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OS crash, kernel panic, memory overload</w:t>
            </w:r>
          </w:p>
        </w:tc>
      </w:tr>
      <w:tr w:rsidR="00194C10" w:rsidRPr="00194C10" w14:paraId="01A431EC" w14:textId="77777777" w:rsidTr="00726EDC">
        <w:tc>
          <w:tcPr>
            <w:tcW w:w="4320" w:type="dxa"/>
          </w:tcPr>
          <w:p w14:paraId="033EA6E0" w14:textId="0642C46F" w:rsidR="00726EDC" w:rsidRPr="00194C10" w:rsidRDefault="00726EDC" w:rsidP="00726EDC">
            <w:pPr>
              <w:spacing w:after="0"/>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 xml:space="preserve">        Hardware Failure</w:t>
            </w:r>
          </w:p>
        </w:tc>
        <w:tc>
          <w:tcPr>
            <w:tcW w:w="4320" w:type="dxa"/>
          </w:tcPr>
          <w:p w14:paraId="15949EFE" w14:textId="77777777" w:rsidR="00726EDC" w:rsidRPr="00194C10" w:rsidRDefault="00726EDC" w:rsidP="00726EDC">
            <w:pPr>
              <w:spacing w:after="0"/>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Disk failure, power supply loss, NIC faults</w:t>
            </w:r>
          </w:p>
        </w:tc>
      </w:tr>
      <w:tr w:rsidR="00194C10" w:rsidRPr="00194C10" w14:paraId="2E2F3A63" w14:textId="77777777" w:rsidTr="00726EDC">
        <w:tc>
          <w:tcPr>
            <w:tcW w:w="4320" w:type="dxa"/>
          </w:tcPr>
          <w:p w14:paraId="131BE555" w14:textId="68A5340F" w:rsidR="00726EDC" w:rsidRPr="00194C10" w:rsidRDefault="00726EDC" w:rsidP="00726EDC">
            <w:pPr>
              <w:spacing w:after="0"/>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 xml:space="preserve">        Network Failure</w:t>
            </w:r>
          </w:p>
        </w:tc>
        <w:tc>
          <w:tcPr>
            <w:tcW w:w="4320" w:type="dxa"/>
          </w:tcPr>
          <w:p w14:paraId="3039A301" w14:textId="3C63FA8A" w:rsidR="00726EDC" w:rsidRPr="00194C10" w:rsidRDefault="00726EDC" w:rsidP="00726EDC">
            <w:pPr>
              <w:spacing w:after="0"/>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 xml:space="preserve">Loss of upstream link, firewall outage, switch </w:t>
            </w:r>
            <w:r w:rsidR="00D62E91" w:rsidRPr="00194C10">
              <w:rPr>
                <w:rFonts w:ascii="Arial" w:hAnsi="Arial" w:cs="Arial"/>
                <w:color w:val="808080" w:themeColor="background1" w:themeShade="80"/>
                <w:sz w:val="18"/>
                <w:szCs w:val="18"/>
              </w:rPr>
              <w:t>misconfigure</w:t>
            </w:r>
          </w:p>
        </w:tc>
      </w:tr>
      <w:tr w:rsidR="00194C10" w:rsidRPr="00194C10" w14:paraId="5C414032" w14:textId="77777777" w:rsidTr="00726EDC">
        <w:tc>
          <w:tcPr>
            <w:tcW w:w="4320" w:type="dxa"/>
          </w:tcPr>
          <w:p w14:paraId="64DFC210" w14:textId="209B75E0" w:rsidR="00726EDC" w:rsidRPr="00194C10" w:rsidRDefault="00726EDC" w:rsidP="00726EDC">
            <w:pPr>
              <w:spacing w:after="0"/>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 xml:space="preserve">       Cybersecurity Incident</w:t>
            </w:r>
          </w:p>
        </w:tc>
        <w:tc>
          <w:tcPr>
            <w:tcW w:w="4320" w:type="dxa"/>
          </w:tcPr>
          <w:p w14:paraId="7724DD0D" w14:textId="77777777" w:rsidR="00726EDC" w:rsidRPr="00194C10" w:rsidRDefault="00726EDC" w:rsidP="00726EDC">
            <w:pPr>
              <w:spacing w:after="0"/>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Malware detection, firewall breach, unauthorized access</w:t>
            </w:r>
          </w:p>
        </w:tc>
      </w:tr>
      <w:tr w:rsidR="00194C10" w:rsidRPr="00194C10" w14:paraId="56996AC9" w14:textId="77777777" w:rsidTr="00726EDC">
        <w:tc>
          <w:tcPr>
            <w:tcW w:w="4320" w:type="dxa"/>
          </w:tcPr>
          <w:p w14:paraId="4E489D66" w14:textId="5CF1C97B" w:rsidR="00726EDC" w:rsidRPr="00194C10" w:rsidRDefault="003350E1" w:rsidP="00726EDC">
            <w:pPr>
              <w:spacing w:after="0"/>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 xml:space="preserve">       </w:t>
            </w:r>
            <w:r w:rsidR="00726EDC" w:rsidRPr="00194C10">
              <w:rPr>
                <w:rFonts w:ascii="Arial" w:hAnsi="Arial" w:cs="Arial"/>
                <w:color w:val="808080" w:themeColor="background1" w:themeShade="80"/>
                <w:sz w:val="18"/>
                <w:szCs w:val="18"/>
              </w:rPr>
              <w:t>Disaster Recovery Event</w:t>
            </w:r>
          </w:p>
        </w:tc>
        <w:tc>
          <w:tcPr>
            <w:tcW w:w="4320" w:type="dxa"/>
          </w:tcPr>
          <w:p w14:paraId="52CB26B9" w14:textId="2E1CF26B" w:rsidR="00726EDC" w:rsidRPr="00194C10" w:rsidRDefault="00726EDC" w:rsidP="00726EDC">
            <w:pPr>
              <w:spacing w:after="0"/>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 xml:space="preserve">Natural disaster, </w:t>
            </w:r>
            <w:r w:rsidR="00D62E91" w:rsidRPr="00194C10">
              <w:rPr>
                <w:rFonts w:ascii="Arial" w:hAnsi="Arial" w:cs="Arial"/>
                <w:color w:val="808080" w:themeColor="background1" w:themeShade="80"/>
                <w:sz w:val="18"/>
                <w:szCs w:val="18"/>
              </w:rPr>
              <w:t>datacentre</w:t>
            </w:r>
            <w:r w:rsidRPr="00194C10">
              <w:rPr>
                <w:rFonts w:ascii="Arial" w:hAnsi="Arial" w:cs="Arial"/>
                <w:color w:val="808080" w:themeColor="background1" w:themeShade="80"/>
                <w:sz w:val="18"/>
                <w:szCs w:val="18"/>
              </w:rPr>
              <w:t xml:space="preserve"> outage, ransomware</w:t>
            </w:r>
          </w:p>
        </w:tc>
      </w:tr>
      <w:tr w:rsidR="00194C10" w:rsidRPr="00194C10" w14:paraId="14A23B32" w14:textId="77777777" w:rsidTr="00726EDC">
        <w:tc>
          <w:tcPr>
            <w:tcW w:w="4320" w:type="dxa"/>
          </w:tcPr>
          <w:p w14:paraId="56A28A38" w14:textId="1F396278" w:rsidR="00726EDC" w:rsidRPr="00194C10" w:rsidRDefault="003350E1" w:rsidP="00726EDC">
            <w:pPr>
              <w:spacing w:after="0"/>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 xml:space="preserve">       </w:t>
            </w:r>
            <w:r w:rsidR="00726EDC" w:rsidRPr="00194C10">
              <w:rPr>
                <w:rFonts w:ascii="Arial" w:hAnsi="Arial" w:cs="Arial"/>
                <w:color w:val="808080" w:themeColor="background1" w:themeShade="80"/>
                <w:sz w:val="18"/>
                <w:szCs w:val="18"/>
              </w:rPr>
              <w:t>Application-Level Incident</w:t>
            </w:r>
          </w:p>
        </w:tc>
        <w:tc>
          <w:tcPr>
            <w:tcW w:w="4320" w:type="dxa"/>
          </w:tcPr>
          <w:p w14:paraId="349D6115" w14:textId="469E350E" w:rsidR="003350E1" w:rsidRPr="00194C10" w:rsidRDefault="00726EDC" w:rsidP="00726EDC">
            <w:pPr>
              <w:spacing w:after="0"/>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Hosted app unavailable, DB corruption</w:t>
            </w:r>
          </w:p>
        </w:tc>
      </w:tr>
    </w:tbl>
    <w:p w14:paraId="789B4E07" w14:textId="77777777" w:rsidR="003350E1" w:rsidRPr="00194C10" w:rsidRDefault="003350E1" w:rsidP="003350E1">
      <w:pPr>
        <w:pStyle w:val="ListParagraph"/>
        <w:ind w:left="360"/>
        <w:rPr>
          <w:rFonts w:ascii="Arial" w:hAnsi="Arial" w:cs="Arial"/>
          <w:b/>
          <w:color w:val="808080" w:themeColor="background1" w:themeShade="80"/>
          <w:sz w:val="18"/>
          <w:szCs w:val="18"/>
        </w:rPr>
      </w:pPr>
    </w:p>
    <w:p w14:paraId="0CD4ACC6" w14:textId="3C648DA9" w:rsidR="003350E1" w:rsidRPr="00194C10" w:rsidRDefault="003350E1" w:rsidP="00566F74">
      <w:pPr>
        <w:pStyle w:val="ListParagraph"/>
        <w:numPr>
          <w:ilvl w:val="0"/>
          <w:numId w:val="35"/>
        </w:numPr>
        <w:rPr>
          <w:rFonts w:ascii="Arial" w:hAnsi="Arial" w:cs="Arial"/>
          <w:b/>
          <w:color w:val="808080" w:themeColor="background1" w:themeShade="80"/>
          <w:sz w:val="18"/>
          <w:szCs w:val="18"/>
        </w:rPr>
      </w:pPr>
      <w:r w:rsidRPr="00194C10">
        <w:rPr>
          <w:rFonts w:ascii="Arial" w:hAnsi="Arial" w:cs="Arial"/>
          <w:b/>
          <w:color w:val="808080" w:themeColor="background1" w:themeShade="80"/>
          <w:sz w:val="18"/>
          <w:szCs w:val="18"/>
        </w:rPr>
        <w:t>Incident Management Process:</w:t>
      </w:r>
    </w:p>
    <w:p w14:paraId="5AEE7820" w14:textId="77777777" w:rsidR="003350E1" w:rsidRPr="00194C10" w:rsidRDefault="003350E1" w:rsidP="003350E1">
      <w:pPr>
        <w:pStyle w:val="Heading2"/>
        <w:numPr>
          <w:ilvl w:val="0"/>
          <w:numId w:val="0"/>
        </w:numPr>
        <w:spacing w:after="0"/>
        <w:ind w:left="360"/>
        <w:rPr>
          <w:rFonts w:cs="Arial"/>
          <w:b/>
          <w:color w:val="808080" w:themeColor="background1" w:themeShade="80"/>
          <w:sz w:val="18"/>
          <w:szCs w:val="18"/>
        </w:rPr>
      </w:pPr>
      <w:bookmarkStart w:id="302" w:name="_Toc195708225"/>
      <w:r w:rsidRPr="00194C10">
        <w:rPr>
          <w:rFonts w:cs="Arial"/>
          <w:b/>
          <w:color w:val="808080" w:themeColor="background1" w:themeShade="80"/>
          <w:sz w:val="18"/>
          <w:szCs w:val="18"/>
        </w:rPr>
        <w:t>Step 1: Detection &amp; Logging</w:t>
      </w:r>
      <w:bookmarkEnd w:id="302"/>
    </w:p>
    <w:p w14:paraId="2DA94832" w14:textId="364E9569" w:rsidR="003350E1" w:rsidRPr="00194C10" w:rsidRDefault="003350E1" w:rsidP="00566F74">
      <w:pPr>
        <w:pStyle w:val="ListParagraph"/>
        <w:numPr>
          <w:ilvl w:val="0"/>
          <w:numId w:val="37"/>
        </w:numPr>
        <w:spacing w:after="0"/>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Automated monitoring (SentinelOne, CheckPoint, Veeam) triggers alerts</w:t>
      </w:r>
    </w:p>
    <w:p w14:paraId="4220E441" w14:textId="77777777" w:rsidR="003350E1" w:rsidRPr="00194C10" w:rsidRDefault="003350E1" w:rsidP="00566F74">
      <w:pPr>
        <w:pStyle w:val="ListParagraph"/>
        <w:numPr>
          <w:ilvl w:val="0"/>
          <w:numId w:val="37"/>
        </w:numPr>
        <w:spacing w:after="0"/>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Manual user reports via Sautech Support Portal</w:t>
      </w:r>
    </w:p>
    <w:p w14:paraId="09835C90" w14:textId="02E16816" w:rsidR="003350E1" w:rsidRPr="00194C10" w:rsidRDefault="003350E1" w:rsidP="00566F74">
      <w:pPr>
        <w:pStyle w:val="ListParagraph"/>
        <w:numPr>
          <w:ilvl w:val="0"/>
          <w:numId w:val="37"/>
        </w:numPr>
        <w:spacing w:after="0"/>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Logged in central Incident Register (with severity classification)</w:t>
      </w:r>
    </w:p>
    <w:p w14:paraId="1C62CFA3" w14:textId="77777777" w:rsidR="003350E1" w:rsidRPr="00194C10" w:rsidRDefault="003350E1" w:rsidP="003350E1">
      <w:pPr>
        <w:pStyle w:val="ListParagraph"/>
        <w:spacing w:after="0"/>
        <w:rPr>
          <w:rFonts w:ascii="Arial" w:hAnsi="Arial" w:cs="Arial"/>
          <w:color w:val="808080" w:themeColor="background1" w:themeShade="80"/>
          <w:sz w:val="18"/>
          <w:szCs w:val="18"/>
        </w:rPr>
      </w:pPr>
    </w:p>
    <w:p w14:paraId="0F82BA3C" w14:textId="77777777" w:rsidR="003350E1" w:rsidRPr="00194C10" w:rsidRDefault="003350E1" w:rsidP="003350E1">
      <w:pPr>
        <w:pStyle w:val="Heading2"/>
        <w:numPr>
          <w:ilvl w:val="0"/>
          <w:numId w:val="0"/>
        </w:numPr>
        <w:spacing w:after="0"/>
        <w:ind w:left="360"/>
        <w:rPr>
          <w:rFonts w:cs="Arial"/>
          <w:b/>
          <w:color w:val="808080" w:themeColor="background1" w:themeShade="80"/>
          <w:sz w:val="18"/>
          <w:szCs w:val="18"/>
        </w:rPr>
      </w:pPr>
      <w:bookmarkStart w:id="303" w:name="_Toc195708226"/>
      <w:r w:rsidRPr="00194C10">
        <w:rPr>
          <w:rFonts w:cs="Arial"/>
          <w:b/>
          <w:color w:val="808080" w:themeColor="background1" w:themeShade="80"/>
          <w:sz w:val="18"/>
          <w:szCs w:val="18"/>
        </w:rPr>
        <w:t>Step 2: Initial Triage &amp; Classification</w:t>
      </w:r>
      <w:bookmarkEnd w:id="303"/>
    </w:p>
    <w:p w14:paraId="4D4DEDBE" w14:textId="77777777" w:rsidR="003350E1" w:rsidRPr="00194C10" w:rsidRDefault="003350E1" w:rsidP="00566F74">
      <w:pPr>
        <w:pStyle w:val="ListParagraph"/>
        <w:numPr>
          <w:ilvl w:val="0"/>
          <w:numId w:val="38"/>
        </w:numPr>
        <w:spacing w:after="0"/>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Categorize as:</w:t>
      </w:r>
      <w:r w:rsidRPr="00194C10">
        <w:rPr>
          <w:rFonts w:ascii="Arial" w:hAnsi="Arial" w:cs="Arial"/>
          <w:color w:val="808080" w:themeColor="background1" w:themeShade="80"/>
          <w:sz w:val="18"/>
          <w:szCs w:val="18"/>
        </w:rPr>
        <w:br/>
        <w:t>-Critical (P1): Full outage or major client impact</w:t>
      </w:r>
      <w:r w:rsidRPr="00194C10">
        <w:rPr>
          <w:rFonts w:ascii="Arial" w:hAnsi="Arial" w:cs="Arial"/>
          <w:color w:val="808080" w:themeColor="background1" w:themeShade="80"/>
          <w:sz w:val="18"/>
          <w:szCs w:val="18"/>
        </w:rPr>
        <w:br/>
        <w:t>- High (P2): Major degradation</w:t>
      </w:r>
      <w:r w:rsidRPr="00194C10">
        <w:rPr>
          <w:rFonts w:ascii="Arial" w:hAnsi="Arial" w:cs="Arial"/>
          <w:color w:val="808080" w:themeColor="background1" w:themeShade="80"/>
          <w:sz w:val="18"/>
          <w:szCs w:val="18"/>
        </w:rPr>
        <w:br/>
        <w:t>- Medium (P3): Partial impact</w:t>
      </w:r>
      <w:r w:rsidRPr="00194C10">
        <w:rPr>
          <w:rFonts w:ascii="Arial" w:hAnsi="Arial" w:cs="Arial"/>
          <w:color w:val="808080" w:themeColor="background1" w:themeShade="80"/>
          <w:sz w:val="18"/>
          <w:szCs w:val="18"/>
        </w:rPr>
        <w:br/>
        <w:t>- Low (P4): Minor or no client impact</w:t>
      </w:r>
    </w:p>
    <w:p w14:paraId="0FAEE7B7" w14:textId="2CE8A3A1" w:rsidR="003350E1" w:rsidRPr="00194C10" w:rsidRDefault="003350E1" w:rsidP="00566F74">
      <w:pPr>
        <w:pStyle w:val="ListParagraph"/>
        <w:numPr>
          <w:ilvl w:val="0"/>
          <w:numId w:val="38"/>
        </w:numPr>
        <w:spacing w:after="0"/>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Assign incident owner (engineer on-call or DR lead)</w:t>
      </w:r>
    </w:p>
    <w:p w14:paraId="73DA2EED" w14:textId="77777777" w:rsidR="003E36F9" w:rsidRPr="00194C10" w:rsidRDefault="003E36F9" w:rsidP="003E36F9">
      <w:pPr>
        <w:pStyle w:val="ListParagraph"/>
        <w:spacing w:after="0"/>
        <w:rPr>
          <w:rFonts w:ascii="Arial" w:hAnsi="Arial" w:cs="Arial"/>
          <w:color w:val="808080" w:themeColor="background1" w:themeShade="80"/>
          <w:sz w:val="18"/>
          <w:szCs w:val="18"/>
        </w:rPr>
      </w:pPr>
    </w:p>
    <w:p w14:paraId="238D6B13" w14:textId="77777777" w:rsidR="003350E1" w:rsidRPr="00194C10" w:rsidRDefault="003350E1" w:rsidP="003350E1">
      <w:pPr>
        <w:pStyle w:val="Heading2"/>
        <w:numPr>
          <w:ilvl w:val="0"/>
          <w:numId w:val="0"/>
        </w:numPr>
        <w:spacing w:after="0"/>
        <w:ind w:left="360"/>
        <w:rPr>
          <w:rFonts w:cs="Arial"/>
          <w:b/>
          <w:color w:val="808080" w:themeColor="background1" w:themeShade="80"/>
          <w:sz w:val="18"/>
          <w:szCs w:val="18"/>
        </w:rPr>
      </w:pPr>
      <w:bookmarkStart w:id="304" w:name="_Toc195708227"/>
      <w:r w:rsidRPr="00194C10">
        <w:rPr>
          <w:rFonts w:cs="Arial"/>
          <w:b/>
          <w:color w:val="808080" w:themeColor="background1" w:themeShade="80"/>
          <w:sz w:val="18"/>
          <w:szCs w:val="18"/>
        </w:rPr>
        <w:t>Step 3: Containment</w:t>
      </w:r>
      <w:bookmarkEnd w:id="304"/>
    </w:p>
    <w:p w14:paraId="009C0E9A" w14:textId="77777777" w:rsidR="003350E1" w:rsidRPr="00194C10" w:rsidRDefault="003350E1" w:rsidP="00566F74">
      <w:pPr>
        <w:pStyle w:val="ListParagraph"/>
        <w:numPr>
          <w:ilvl w:val="0"/>
          <w:numId w:val="39"/>
        </w:numPr>
        <w:spacing w:after="0"/>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Isolate affected system</w:t>
      </w:r>
    </w:p>
    <w:p w14:paraId="4D8E3E8C" w14:textId="77777777" w:rsidR="003350E1" w:rsidRPr="00194C10" w:rsidRDefault="003350E1" w:rsidP="00566F74">
      <w:pPr>
        <w:pStyle w:val="ListParagraph"/>
        <w:numPr>
          <w:ilvl w:val="0"/>
          <w:numId w:val="39"/>
        </w:numPr>
        <w:spacing w:after="0"/>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Disable access if required</w:t>
      </w:r>
    </w:p>
    <w:p w14:paraId="03517FFD" w14:textId="676CA1F6" w:rsidR="003350E1" w:rsidRPr="00194C10" w:rsidRDefault="003350E1" w:rsidP="00566F74">
      <w:pPr>
        <w:pStyle w:val="ListParagraph"/>
        <w:numPr>
          <w:ilvl w:val="0"/>
          <w:numId w:val="39"/>
        </w:numPr>
        <w:spacing w:after="0"/>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Limit spread (e.g., disconnect server, disable firewall rules)</w:t>
      </w:r>
    </w:p>
    <w:p w14:paraId="6C1B1DC0" w14:textId="77777777" w:rsidR="003350E1" w:rsidRPr="00194C10" w:rsidRDefault="003350E1" w:rsidP="003350E1">
      <w:pPr>
        <w:spacing w:after="0"/>
        <w:ind w:left="360"/>
        <w:rPr>
          <w:rFonts w:ascii="Arial" w:hAnsi="Arial" w:cs="Arial"/>
          <w:color w:val="808080" w:themeColor="background1" w:themeShade="80"/>
          <w:sz w:val="18"/>
          <w:szCs w:val="18"/>
        </w:rPr>
      </w:pPr>
    </w:p>
    <w:p w14:paraId="68A7B658" w14:textId="77777777" w:rsidR="003350E1" w:rsidRPr="00194C10" w:rsidRDefault="003350E1" w:rsidP="003350E1">
      <w:pPr>
        <w:pStyle w:val="Heading2"/>
        <w:numPr>
          <w:ilvl w:val="0"/>
          <w:numId w:val="0"/>
        </w:numPr>
        <w:spacing w:after="0"/>
        <w:ind w:left="360"/>
        <w:rPr>
          <w:rFonts w:cs="Arial"/>
          <w:b/>
          <w:color w:val="808080" w:themeColor="background1" w:themeShade="80"/>
          <w:sz w:val="18"/>
          <w:szCs w:val="18"/>
        </w:rPr>
      </w:pPr>
      <w:bookmarkStart w:id="305" w:name="_Toc195708228"/>
      <w:r w:rsidRPr="00194C10">
        <w:rPr>
          <w:rFonts w:cs="Arial"/>
          <w:b/>
          <w:color w:val="808080" w:themeColor="background1" w:themeShade="80"/>
          <w:sz w:val="18"/>
          <w:szCs w:val="18"/>
        </w:rPr>
        <w:t>Step 4: Communication</w:t>
      </w:r>
      <w:bookmarkEnd w:id="305"/>
    </w:p>
    <w:p w14:paraId="3D8FE49E" w14:textId="6E3629B7" w:rsidR="003350E1" w:rsidRDefault="003350E1" w:rsidP="00566F74">
      <w:pPr>
        <w:pStyle w:val="ListParagraph"/>
        <w:numPr>
          <w:ilvl w:val="0"/>
          <w:numId w:val="39"/>
        </w:numPr>
        <w:spacing w:after="0"/>
        <w:rPr>
          <w:ins w:id="306" w:author="Charlaine" w:date="2025-06-17T13:26:00Z"/>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Notify stakeholders via predefined channels (email, SMS, portal)</w:t>
      </w:r>
    </w:p>
    <w:p w14:paraId="2EEB5368" w14:textId="15A4177F" w:rsidR="00CA2DE9" w:rsidRPr="00CA2DE9" w:rsidRDefault="00CA2DE9" w:rsidP="00566F74">
      <w:pPr>
        <w:pStyle w:val="ListParagraph"/>
        <w:numPr>
          <w:ilvl w:val="0"/>
          <w:numId w:val="39"/>
        </w:numPr>
        <w:spacing w:after="0"/>
        <w:rPr>
          <w:rFonts w:ascii="Arial" w:hAnsi="Arial" w:cs="Arial"/>
          <w:color w:val="808080" w:themeColor="background1" w:themeShade="80"/>
          <w:sz w:val="18"/>
          <w:szCs w:val="18"/>
        </w:rPr>
      </w:pPr>
      <w:ins w:id="307" w:author="Charlaine" w:date="2025-06-17T13:26:00Z">
        <w:r w:rsidRPr="00CA2DE9">
          <w:rPr>
            <w:rFonts w:ascii="Arial" w:hAnsi="Arial" w:cs="Arial"/>
            <w:sz w:val="18"/>
            <w:szCs w:val="18"/>
          </w:rPr>
          <w:t>Sautech will notify the client of any incident within 12 hours of detection, in accordance with the SLA.</w:t>
        </w:r>
      </w:ins>
    </w:p>
    <w:p w14:paraId="7DD9C6BC" w14:textId="77777777" w:rsidR="003350E1" w:rsidRPr="00194C10" w:rsidRDefault="003350E1" w:rsidP="00566F74">
      <w:pPr>
        <w:pStyle w:val="ListParagraph"/>
        <w:numPr>
          <w:ilvl w:val="0"/>
          <w:numId w:val="39"/>
        </w:numPr>
        <w:spacing w:after="0"/>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Critical clients receive direct call</w:t>
      </w:r>
    </w:p>
    <w:p w14:paraId="050B38F9" w14:textId="107F472A" w:rsidR="003350E1" w:rsidRPr="00194C10" w:rsidRDefault="003350E1" w:rsidP="00566F74">
      <w:pPr>
        <w:pStyle w:val="ListParagraph"/>
        <w:numPr>
          <w:ilvl w:val="0"/>
          <w:numId w:val="39"/>
        </w:numPr>
        <w:spacing w:after="0"/>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Provide ETA and regular updates (based on SLA)</w:t>
      </w:r>
    </w:p>
    <w:p w14:paraId="329CD76D" w14:textId="77777777" w:rsidR="003350E1" w:rsidRPr="00194C10" w:rsidRDefault="003350E1" w:rsidP="003350E1">
      <w:pPr>
        <w:spacing w:after="0"/>
        <w:ind w:left="360"/>
        <w:rPr>
          <w:rFonts w:ascii="Arial" w:hAnsi="Arial" w:cs="Arial"/>
          <w:color w:val="808080" w:themeColor="background1" w:themeShade="80"/>
          <w:sz w:val="18"/>
          <w:szCs w:val="18"/>
        </w:rPr>
      </w:pPr>
    </w:p>
    <w:p w14:paraId="1A955B43" w14:textId="77777777" w:rsidR="003350E1" w:rsidRPr="00194C10" w:rsidRDefault="003350E1" w:rsidP="003350E1">
      <w:pPr>
        <w:pStyle w:val="Heading2"/>
        <w:numPr>
          <w:ilvl w:val="0"/>
          <w:numId w:val="0"/>
        </w:numPr>
        <w:spacing w:after="0"/>
        <w:ind w:left="360"/>
        <w:rPr>
          <w:rFonts w:cs="Arial"/>
          <w:b/>
          <w:color w:val="808080" w:themeColor="background1" w:themeShade="80"/>
          <w:sz w:val="18"/>
          <w:szCs w:val="18"/>
        </w:rPr>
      </w:pPr>
      <w:bookmarkStart w:id="308" w:name="_Toc195708229"/>
      <w:r w:rsidRPr="00194C10">
        <w:rPr>
          <w:rFonts w:cs="Arial"/>
          <w:b/>
          <w:color w:val="808080" w:themeColor="background1" w:themeShade="80"/>
          <w:sz w:val="18"/>
          <w:szCs w:val="18"/>
        </w:rPr>
        <w:t>Step 5: Resolution</w:t>
      </w:r>
      <w:bookmarkEnd w:id="308"/>
    </w:p>
    <w:p w14:paraId="031643E8" w14:textId="77777777" w:rsidR="003350E1" w:rsidRPr="00194C10" w:rsidRDefault="003350E1" w:rsidP="00566F74">
      <w:pPr>
        <w:pStyle w:val="ListParagraph"/>
        <w:numPr>
          <w:ilvl w:val="0"/>
          <w:numId w:val="39"/>
        </w:numPr>
        <w:spacing w:after="0"/>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Perform root-cause diagnosis</w:t>
      </w:r>
    </w:p>
    <w:p w14:paraId="5AB03B28" w14:textId="77777777" w:rsidR="003350E1" w:rsidRPr="00194C10" w:rsidRDefault="003350E1" w:rsidP="00566F74">
      <w:pPr>
        <w:pStyle w:val="ListParagraph"/>
        <w:numPr>
          <w:ilvl w:val="0"/>
          <w:numId w:val="39"/>
        </w:numPr>
        <w:spacing w:after="0"/>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Apply fix or restore from backup/replica</w:t>
      </w:r>
    </w:p>
    <w:p w14:paraId="6EDAD2A8" w14:textId="6087F433" w:rsidR="003350E1" w:rsidRPr="00194C10" w:rsidRDefault="003350E1" w:rsidP="00566F74">
      <w:pPr>
        <w:pStyle w:val="ListParagraph"/>
        <w:numPr>
          <w:ilvl w:val="0"/>
          <w:numId w:val="39"/>
        </w:numPr>
        <w:spacing w:after="0"/>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Document actions taken</w:t>
      </w:r>
    </w:p>
    <w:p w14:paraId="3A499F98" w14:textId="77777777" w:rsidR="003350E1" w:rsidRPr="00194C10" w:rsidRDefault="003350E1" w:rsidP="003350E1">
      <w:pPr>
        <w:spacing w:after="0"/>
        <w:ind w:left="360"/>
        <w:rPr>
          <w:rFonts w:ascii="Arial" w:hAnsi="Arial" w:cs="Arial"/>
          <w:color w:val="808080" w:themeColor="background1" w:themeShade="80"/>
          <w:sz w:val="18"/>
          <w:szCs w:val="18"/>
        </w:rPr>
      </w:pPr>
    </w:p>
    <w:p w14:paraId="5BD07582" w14:textId="77777777" w:rsidR="003350E1" w:rsidRPr="00194C10" w:rsidRDefault="003350E1" w:rsidP="003350E1">
      <w:pPr>
        <w:pStyle w:val="Heading2"/>
        <w:numPr>
          <w:ilvl w:val="0"/>
          <w:numId w:val="0"/>
        </w:numPr>
        <w:spacing w:after="0"/>
        <w:ind w:left="360"/>
        <w:rPr>
          <w:rFonts w:cs="Arial"/>
          <w:b/>
          <w:color w:val="808080" w:themeColor="background1" w:themeShade="80"/>
          <w:sz w:val="18"/>
          <w:szCs w:val="18"/>
        </w:rPr>
      </w:pPr>
      <w:bookmarkStart w:id="309" w:name="_Toc195708230"/>
      <w:r w:rsidRPr="00194C10">
        <w:rPr>
          <w:rFonts w:cs="Arial"/>
          <w:b/>
          <w:color w:val="808080" w:themeColor="background1" w:themeShade="80"/>
          <w:sz w:val="18"/>
          <w:szCs w:val="18"/>
        </w:rPr>
        <w:t>Step 6: Recovery</w:t>
      </w:r>
      <w:bookmarkEnd w:id="309"/>
    </w:p>
    <w:p w14:paraId="3BD918D1" w14:textId="77777777" w:rsidR="003350E1" w:rsidRPr="00194C10" w:rsidRDefault="003350E1" w:rsidP="00566F74">
      <w:pPr>
        <w:pStyle w:val="ListParagraph"/>
        <w:numPr>
          <w:ilvl w:val="0"/>
          <w:numId w:val="39"/>
        </w:numPr>
        <w:spacing w:after="0"/>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Validate system health (RAM, CPU, IO, Services)</w:t>
      </w:r>
    </w:p>
    <w:p w14:paraId="3F144571" w14:textId="77777777" w:rsidR="003350E1" w:rsidRPr="00194C10" w:rsidRDefault="003350E1" w:rsidP="00566F74">
      <w:pPr>
        <w:pStyle w:val="ListParagraph"/>
        <w:numPr>
          <w:ilvl w:val="0"/>
          <w:numId w:val="39"/>
        </w:numPr>
        <w:spacing w:after="0"/>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Monitor closely post-recovery</w:t>
      </w:r>
    </w:p>
    <w:p w14:paraId="6738ED71" w14:textId="363C36EF" w:rsidR="003350E1" w:rsidRPr="00194C10" w:rsidRDefault="003350E1" w:rsidP="00566F74">
      <w:pPr>
        <w:pStyle w:val="ListParagraph"/>
        <w:numPr>
          <w:ilvl w:val="0"/>
          <w:numId w:val="39"/>
        </w:numPr>
        <w:spacing w:after="0"/>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Conduct full integrity checks if data or security involved</w:t>
      </w:r>
    </w:p>
    <w:p w14:paraId="7E375AB7" w14:textId="77777777" w:rsidR="003350E1" w:rsidRPr="00194C10" w:rsidRDefault="003350E1" w:rsidP="003350E1">
      <w:pPr>
        <w:spacing w:after="0"/>
        <w:ind w:left="360"/>
        <w:rPr>
          <w:rFonts w:ascii="Arial" w:hAnsi="Arial" w:cs="Arial"/>
          <w:color w:val="808080" w:themeColor="background1" w:themeShade="80"/>
          <w:sz w:val="18"/>
          <w:szCs w:val="18"/>
        </w:rPr>
      </w:pPr>
    </w:p>
    <w:p w14:paraId="0DF9F380" w14:textId="77777777" w:rsidR="003350E1" w:rsidRPr="00194C10" w:rsidRDefault="003350E1" w:rsidP="003350E1">
      <w:pPr>
        <w:pStyle w:val="Heading2"/>
        <w:numPr>
          <w:ilvl w:val="0"/>
          <w:numId w:val="0"/>
        </w:numPr>
        <w:spacing w:after="0"/>
        <w:ind w:left="360"/>
        <w:rPr>
          <w:rFonts w:cs="Arial"/>
          <w:b/>
          <w:color w:val="808080" w:themeColor="background1" w:themeShade="80"/>
          <w:sz w:val="18"/>
          <w:szCs w:val="18"/>
        </w:rPr>
      </w:pPr>
      <w:bookmarkStart w:id="310" w:name="_Toc195708231"/>
      <w:r w:rsidRPr="00194C10">
        <w:rPr>
          <w:rFonts w:cs="Arial"/>
          <w:b/>
          <w:color w:val="808080" w:themeColor="background1" w:themeShade="80"/>
          <w:sz w:val="18"/>
          <w:szCs w:val="18"/>
        </w:rPr>
        <w:t>Step 7: Post-Incident Review (PIR)</w:t>
      </w:r>
      <w:bookmarkEnd w:id="310"/>
    </w:p>
    <w:p w14:paraId="38A3FE34" w14:textId="77777777" w:rsidR="003350E1" w:rsidRPr="00194C10" w:rsidRDefault="003350E1" w:rsidP="00566F74">
      <w:pPr>
        <w:pStyle w:val="ListParagraph"/>
        <w:numPr>
          <w:ilvl w:val="0"/>
          <w:numId w:val="39"/>
        </w:numPr>
        <w:spacing w:after="0"/>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Internal review within 48 hours</w:t>
      </w:r>
    </w:p>
    <w:p w14:paraId="5BADFA34" w14:textId="77777777" w:rsidR="003350E1" w:rsidRPr="00194C10" w:rsidRDefault="003350E1" w:rsidP="00566F74">
      <w:pPr>
        <w:pStyle w:val="ListParagraph"/>
        <w:numPr>
          <w:ilvl w:val="0"/>
          <w:numId w:val="39"/>
        </w:numPr>
        <w:spacing w:after="0"/>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RCA documented and shared with client if applicable</w:t>
      </w:r>
    </w:p>
    <w:p w14:paraId="48FF3B1C" w14:textId="0CDED56A" w:rsidR="003350E1" w:rsidRPr="00194C10" w:rsidRDefault="003350E1" w:rsidP="00566F74">
      <w:pPr>
        <w:pStyle w:val="ListParagraph"/>
        <w:numPr>
          <w:ilvl w:val="0"/>
          <w:numId w:val="39"/>
        </w:numPr>
        <w:spacing w:after="0"/>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Improvement actions fed into change/patch management</w:t>
      </w:r>
    </w:p>
    <w:p w14:paraId="312DAFB9" w14:textId="77777777" w:rsidR="003350E1" w:rsidRPr="00194C10" w:rsidRDefault="003350E1" w:rsidP="003350E1">
      <w:pPr>
        <w:pStyle w:val="ListParagraph"/>
        <w:spacing w:after="0"/>
        <w:ind w:left="360"/>
        <w:rPr>
          <w:rFonts w:ascii="Arial" w:hAnsi="Arial" w:cs="Arial"/>
          <w:b/>
          <w:color w:val="808080" w:themeColor="background1" w:themeShade="80"/>
          <w:sz w:val="18"/>
          <w:szCs w:val="18"/>
        </w:rPr>
      </w:pPr>
    </w:p>
    <w:p w14:paraId="39C398C9" w14:textId="2EBCED58" w:rsidR="003350E1" w:rsidRPr="00194C10" w:rsidRDefault="003350E1" w:rsidP="00566F74">
      <w:pPr>
        <w:pStyle w:val="ListParagraph"/>
        <w:numPr>
          <w:ilvl w:val="0"/>
          <w:numId w:val="35"/>
        </w:numPr>
        <w:rPr>
          <w:rFonts w:ascii="Arial" w:hAnsi="Arial" w:cs="Arial"/>
          <w:b/>
          <w:color w:val="808080" w:themeColor="background1" w:themeShade="80"/>
          <w:sz w:val="18"/>
          <w:szCs w:val="18"/>
        </w:rPr>
      </w:pPr>
      <w:r w:rsidRPr="00194C10">
        <w:rPr>
          <w:rFonts w:ascii="Arial" w:hAnsi="Arial" w:cs="Arial"/>
          <w:b/>
          <w:color w:val="808080" w:themeColor="background1" w:themeShade="80"/>
          <w:sz w:val="18"/>
          <w:szCs w:val="18"/>
        </w:rPr>
        <w:t>Tools Required:</w:t>
      </w:r>
    </w:p>
    <w:p w14:paraId="18D419EB" w14:textId="619E6F20" w:rsidR="003350E1" w:rsidRPr="00194C10" w:rsidRDefault="003350E1" w:rsidP="00566F74">
      <w:pPr>
        <w:pStyle w:val="ListParagraph"/>
        <w:numPr>
          <w:ilvl w:val="0"/>
          <w:numId w:val="40"/>
        </w:numPr>
        <w:spacing w:after="0"/>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 xml:space="preserve">Monitoring &amp; </w:t>
      </w:r>
      <w:r w:rsidR="00D62E91" w:rsidRPr="00194C10">
        <w:rPr>
          <w:rFonts w:ascii="Arial" w:hAnsi="Arial" w:cs="Arial"/>
          <w:color w:val="808080" w:themeColor="background1" w:themeShade="80"/>
          <w:sz w:val="18"/>
          <w:szCs w:val="18"/>
        </w:rPr>
        <w:t>Alerting: SentinelOne</w:t>
      </w:r>
      <w:r w:rsidRPr="00194C10">
        <w:rPr>
          <w:rFonts w:ascii="Arial" w:hAnsi="Arial" w:cs="Arial"/>
          <w:color w:val="808080" w:themeColor="background1" w:themeShade="80"/>
          <w:sz w:val="18"/>
          <w:szCs w:val="18"/>
        </w:rPr>
        <w:t xml:space="preserve">, Site 24 Monitoring </w:t>
      </w:r>
    </w:p>
    <w:p w14:paraId="133E5C4A" w14:textId="7FD518AE" w:rsidR="003350E1" w:rsidRPr="00194C10" w:rsidRDefault="003350E1" w:rsidP="00566F74">
      <w:pPr>
        <w:pStyle w:val="ListParagraph"/>
        <w:numPr>
          <w:ilvl w:val="0"/>
          <w:numId w:val="40"/>
        </w:numPr>
        <w:spacing w:after="0"/>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Ticketing &amp; Logging: AdventNet Helpdesk System, Backup &amp; DR: Veeam, Hyper-V Replica, Off-site Storage</w:t>
      </w:r>
    </w:p>
    <w:p w14:paraId="5DBD4779" w14:textId="735B5E52" w:rsidR="003350E1" w:rsidRPr="00194C10" w:rsidRDefault="003350E1" w:rsidP="00566F74">
      <w:pPr>
        <w:pStyle w:val="ListParagraph"/>
        <w:numPr>
          <w:ilvl w:val="0"/>
          <w:numId w:val="40"/>
        </w:numPr>
        <w:spacing w:after="0"/>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Communication: Sautech Helpdesk Portal, WhatsApp Alerts, Email Notices</w:t>
      </w:r>
    </w:p>
    <w:p w14:paraId="72D06D9A" w14:textId="77777777" w:rsidR="003350E1" w:rsidRPr="00194C10" w:rsidRDefault="003350E1" w:rsidP="003350E1">
      <w:pPr>
        <w:spacing w:after="0"/>
        <w:rPr>
          <w:rFonts w:ascii="Arial" w:hAnsi="Arial" w:cs="Arial"/>
          <w:b/>
          <w:color w:val="808080" w:themeColor="background1" w:themeShade="80"/>
          <w:sz w:val="18"/>
          <w:szCs w:val="18"/>
        </w:rPr>
      </w:pPr>
    </w:p>
    <w:p w14:paraId="0800A5A7" w14:textId="1DD157E2" w:rsidR="003350E1" w:rsidRPr="00194C10" w:rsidRDefault="003350E1" w:rsidP="00566F74">
      <w:pPr>
        <w:pStyle w:val="Heading1"/>
        <w:numPr>
          <w:ilvl w:val="0"/>
          <w:numId w:val="35"/>
        </w:numPr>
        <w:spacing w:after="0"/>
        <w:rPr>
          <w:rFonts w:cs="Arial"/>
          <w:b/>
          <w:color w:val="808080" w:themeColor="background1" w:themeShade="80"/>
          <w:sz w:val="18"/>
          <w:szCs w:val="18"/>
        </w:rPr>
      </w:pPr>
      <w:bookmarkStart w:id="311" w:name="_Toc195708232"/>
      <w:r w:rsidRPr="00194C10">
        <w:rPr>
          <w:rFonts w:cs="Arial"/>
          <w:b/>
          <w:color w:val="808080" w:themeColor="background1" w:themeShade="80"/>
          <w:sz w:val="18"/>
          <w:szCs w:val="18"/>
        </w:rPr>
        <w:t>Recovery Time Objectives (RTO) / Recovery Point Objectives (RPO):</w:t>
      </w:r>
      <w:bookmarkEnd w:id="311"/>
    </w:p>
    <w:p w14:paraId="03254322" w14:textId="77777777" w:rsidR="003350E1" w:rsidRPr="00194C10" w:rsidRDefault="003350E1" w:rsidP="003350E1">
      <w:pPr>
        <w:spacing w:after="0"/>
        <w:rPr>
          <w:color w:val="808080" w:themeColor="background1" w:themeShade="80"/>
          <w:sz w:val="16"/>
          <w:szCs w:val="16"/>
        </w:rPr>
      </w:pPr>
    </w:p>
    <w:tbl>
      <w:tblPr>
        <w:tblW w:w="8640" w:type="dxa"/>
        <w:tblInd w:w="-108" w:type="dxa"/>
        <w:tblLook w:val="04A0" w:firstRow="1" w:lastRow="0" w:firstColumn="1" w:lastColumn="0" w:noHBand="0" w:noVBand="1"/>
      </w:tblPr>
      <w:tblGrid>
        <w:gridCol w:w="2880"/>
        <w:gridCol w:w="2880"/>
        <w:gridCol w:w="2880"/>
      </w:tblGrid>
      <w:tr w:rsidR="00194C10" w:rsidRPr="00194C10" w14:paraId="230A41D1" w14:textId="77777777" w:rsidTr="00566F74">
        <w:tc>
          <w:tcPr>
            <w:tcW w:w="2880" w:type="dxa"/>
          </w:tcPr>
          <w:p w14:paraId="5F854878" w14:textId="680EDA14" w:rsidR="003350E1" w:rsidRPr="00194C10" w:rsidRDefault="003350E1" w:rsidP="00566F74">
            <w:pPr>
              <w:spacing w:after="0"/>
              <w:ind w:left="426"/>
              <w:rPr>
                <w:rFonts w:ascii="Arial" w:hAnsi="Arial" w:cs="Arial"/>
                <w:b/>
                <w:color w:val="808080" w:themeColor="background1" w:themeShade="80"/>
                <w:sz w:val="18"/>
                <w:szCs w:val="18"/>
              </w:rPr>
            </w:pPr>
            <w:r w:rsidRPr="00194C10">
              <w:rPr>
                <w:rFonts w:ascii="Arial" w:hAnsi="Arial" w:cs="Arial"/>
                <w:b/>
                <w:color w:val="808080" w:themeColor="background1" w:themeShade="80"/>
                <w:sz w:val="18"/>
                <w:szCs w:val="18"/>
              </w:rPr>
              <w:t>Severity</w:t>
            </w:r>
          </w:p>
        </w:tc>
        <w:tc>
          <w:tcPr>
            <w:tcW w:w="2880" w:type="dxa"/>
          </w:tcPr>
          <w:p w14:paraId="173A072D" w14:textId="77777777" w:rsidR="003350E1" w:rsidRPr="00194C10" w:rsidRDefault="003350E1" w:rsidP="00566F74">
            <w:pPr>
              <w:spacing w:after="0"/>
              <w:ind w:left="426"/>
              <w:rPr>
                <w:rFonts w:ascii="Arial" w:hAnsi="Arial" w:cs="Arial"/>
                <w:b/>
                <w:color w:val="808080" w:themeColor="background1" w:themeShade="80"/>
                <w:sz w:val="18"/>
                <w:szCs w:val="18"/>
              </w:rPr>
            </w:pPr>
            <w:r w:rsidRPr="00194C10">
              <w:rPr>
                <w:rFonts w:ascii="Arial" w:hAnsi="Arial" w:cs="Arial"/>
                <w:b/>
                <w:color w:val="808080" w:themeColor="background1" w:themeShade="80"/>
                <w:sz w:val="18"/>
                <w:szCs w:val="18"/>
              </w:rPr>
              <w:t>RTO</w:t>
            </w:r>
          </w:p>
        </w:tc>
        <w:tc>
          <w:tcPr>
            <w:tcW w:w="2880" w:type="dxa"/>
          </w:tcPr>
          <w:p w14:paraId="28320C2F" w14:textId="77777777" w:rsidR="003350E1" w:rsidRPr="00194C10" w:rsidRDefault="003350E1" w:rsidP="00566F74">
            <w:pPr>
              <w:spacing w:after="0"/>
              <w:ind w:left="426"/>
              <w:rPr>
                <w:rFonts w:ascii="Arial" w:hAnsi="Arial" w:cs="Arial"/>
                <w:b/>
                <w:color w:val="808080" w:themeColor="background1" w:themeShade="80"/>
                <w:sz w:val="18"/>
                <w:szCs w:val="18"/>
              </w:rPr>
            </w:pPr>
            <w:r w:rsidRPr="00194C10">
              <w:rPr>
                <w:rFonts w:ascii="Arial" w:hAnsi="Arial" w:cs="Arial"/>
                <w:b/>
                <w:color w:val="808080" w:themeColor="background1" w:themeShade="80"/>
                <w:sz w:val="18"/>
                <w:szCs w:val="18"/>
              </w:rPr>
              <w:t>RPO</w:t>
            </w:r>
          </w:p>
        </w:tc>
      </w:tr>
      <w:tr w:rsidR="00194C10" w:rsidRPr="00194C10" w14:paraId="2D9B8C2B" w14:textId="77777777" w:rsidTr="00566F74">
        <w:tc>
          <w:tcPr>
            <w:tcW w:w="2880" w:type="dxa"/>
          </w:tcPr>
          <w:p w14:paraId="5B8BA120" w14:textId="77777777" w:rsidR="003350E1" w:rsidRPr="00194C10" w:rsidRDefault="003350E1" w:rsidP="00566F74">
            <w:pPr>
              <w:spacing w:after="0"/>
              <w:ind w:left="426"/>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P1</w:t>
            </w:r>
          </w:p>
        </w:tc>
        <w:tc>
          <w:tcPr>
            <w:tcW w:w="2880" w:type="dxa"/>
          </w:tcPr>
          <w:p w14:paraId="16B13D4B" w14:textId="77777777" w:rsidR="003350E1" w:rsidRPr="00194C10" w:rsidRDefault="003350E1" w:rsidP="00566F74">
            <w:pPr>
              <w:spacing w:after="0"/>
              <w:ind w:left="426"/>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&lt; 2 hours</w:t>
            </w:r>
          </w:p>
        </w:tc>
        <w:tc>
          <w:tcPr>
            <w:tcW w:w="2880" w:type="dxa"/>
          </w:tcPr>
          <w:p w14:paraId="2889129B" w14:textId="77777777" w:rsidR="003350E1" w:rsidRPr="00194C10" w:rsidRDefault="003350E1" w:rsidP="00566F74">
            <w:pPr>
              <w:spacing w:after="0"/>
              <w:ind w:left="426"/>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&lt; 15 mins</w:t>
            </w:r>
          </w:p>
        </w:tc>
      </w:tr>
      <w:tr w:rsidR="00194C10" w:rsidRPr="00194C10" w14:paraId="29F7CD2A" w14:textId="77777777" w:rsidTr="00566F74">
        <w:tc>
          <w:tcPr>
            <w:tcW w:w="2880" w:type="dxa"/>
          </w:tcPr>
          <w:p w14:paraId="435D0884" w14:textId="77777777" w:rsidR="003350E1" w:rsidRPr="00194C10" w:rsidRDefault="003350E1" w:rsidP="00566F74">
            <w:pPr>
              <w:spacing w:after="0"/>
              <w:ind w:left="426"/>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P2</w:t>
            </w:r>
          </w:p>
        </w:tc>
        <w:tc>
          <w:tcPr>
            <w:tcW w:w="2880" w:type="dxa"/>
          </w:tcPr>
          <w:p w14:paraId="631C80F3" w14:textId="77777777" w:rsidR="003350E1" w:rsidRPr="00194C10" w:rsidRDefault="003350E1" w:rsidP="00566F74">
            <w:pPr>
              <w:spacing w:after="0"/>
              <w:ind w:left="426"/>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&lt; 4 hours</w:t>
            </w:r>
          </w:p>
        </w:tc>
        <w:tc>
          <w:tcPr>
            <w:tcW w:w="2880" w:type="dxa"/>
          </w:tcPr>
          <w:p w14:paraId="578BD1AD" w14:textId="77777777" w:rsidR="003350E1" w:rsidRPr="00194C10" w:rsidRDefault="003350E1" w:rsidP="00566F74">
            <w:pPr>
              <w:spacing w:after="0"/>
              <w:ind w:left="426"/>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&lt; 1 hour</w:t>
            </w:r>
          </w:p>
        </w:tc>
      </w:tr>
      <w:tr w:rsidR="00194C10" w:rsidRPr="00194C10" w14:paraId="2877DAD8" w14:textId="77777777" w:rsidTr="00566F74">
        <w:tc>
          <w:tcPr>
            <w:tcW w:w="2880" w:type="dxa"/>
          </w:tcPr>
          <w:p w14:paraId="22868CA4" w14:textId="77777777" w:rsidR="003350E1" w:rsidRPr="00194C10" w:rsidRDefault="003350E1" w:rsidP="00566F74">
            <w:pPr>
              <w:spacing w:after="0"/>
              <w:ind w:left="426"/>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P3</w:t>
            </w:r>
          </w:p>
        </w:tc>
        <w:tc>
          <w:tcPr>
            <w:tcW w:w="2880" w:type="dxa"/>
          </w:tcPr>
          <w:p w14:paraId="1ECE34E4" w14:textId="77777777" w:rsidR="003350E1" w:rsidRPr="00194C10" w:rsidRDefault="003350E1" w:rsidP="00566F74">
            <w:pPr>
              <w:spacing w:after="0"/>
              <w:ind w:left="426"/>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&lt; 8 hours</w:t>
            </w:r>
          </w:p>
        </w:tc>
        <w:tc>
          <w:tcPr>
            <w:tcW w:w="2880" w:type="dxa"/>
          </w:tcPr>
          <w:p w14:paraId="67CFC2FA" w14:textId="77777777" w:rsidR="003350E1" w:rsidRPr="00194C10" w:rsidRDefault="003350E1" w:rsidP="00566F74">
            <w:pPr>
              <w:spacing w:after="0"/>
              <w:ind w:left="426"/>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&lt; 4 hours</w:t>
            </w:r>
          </w:p>
        </w:tc>
      </w:tr>
      <w:tr w:rsidR="00194C10" w:rsidRPr="00194C10" w14:paraId="7600795F" w14:textId="77777777" w:rsidTr="00566F74">
        <w:tc>
          <w:tcPr>
            <w:tcW w:w="2880" w:type="dxa"/>
          </w:tcPr>
          <w:p w14:paraId="19136B22" w14:textId="77777777" w:rsidR="003350E1" w:rsidRPr="00194C10" w:rsidRDefault="003350E1" w:rsidP="00566F74">
            <w:pPr>
              <w:spacing w:after="0"/>
              <w:ind w:left="426"/>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P4</w:t>
            </w:r>
          </w:p>
        </w:tc>
        <w:tc>
          <w:tcPr>
            <w:tcW w:w="2880" w:type="dxa"/>
          </w:tcPr>
          <w:p w14:paraId="1901C8F4" w14:textId="77777777" w:rsidR="003350E1" w:rsidRPr="00194C10" w:rsidRDefault="003350E1" w:rsidP="00566F74">
            <w:pPr>
              <w:spacing w:after="0"/>
              <w:ind w:left="426"/>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Best effort</w:t>
            </w:r>
          </w:p>
        </w:tc>
        <w:tc>
          <w:tcPr>
            <w:tcW w:w="2880" w:type="dxa"/>
          </w:tcPr>
          <w:p w14:paraId="0EE1E133" w14:textId="77777777" w:rsidR="003350E1" w:rsidRPr="00194C10" w:rsidRDefault="003350E1" w:rsidP="00566F74">
            <w:pPr>
              <w:spacing w:after="0"/>
              <w:ind w:left="426"/>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Best effort</w:t>
            </w:r>
          </w:p>
          <w:p w14:paraId="7486E4B2" w14:textId="2ED079EA" w:rsidR="003350E1" w:rsidRPr="00194C10" w:rsidRDefault="003350E1" w:rsidP="00566F74">
            <w:pPr>
              <w:spacing w:after="0"/>
              <w:ind w:left="426"/>
              <w:rPr>
                <w:rFonts w:ascii="Arial" w:hAnsi="Arial" w:cs="Arial"/>
                <w:color w:val="808080" w:themeColor="background1" w:themeShade="80"/>
                <w:sz w:val="18"/>
                <w:szCs w:val="18"/>
              </w:rPr>
            </w:pPr>
          </w:p>
        </w:tc>
      </w:tr>
    </w:tbl>
    <w:p w14:paraId="0131BFC4" w14:textId="69C818E1" w:rsidR="003350E1" w:rsidRPr="00194C10" w:rsidRDefault="003350E1" w:rsidP="00566F74">
      <w:pPr>
        <w:pStyle w:val="Heading1"/>
        <w:numPr>
          <w:ilvl w:val="0"/>
          <w:numId w:val="35"/>
        </w:numPr>
        <w:spacing w:after="0"/>
        <w:rPr>
          <w:rFonts w:cs="Arial"/>
          <w:b/>
          <w:color w:val="808080" w:themeColor="background1" w:themeShade="80"/>
          <w:sz w:val="18"/>
          <w:szCs w:val="18"/>
        </w:rPr>
      </w:pPr>
      <w:bookmarkStart w:id="312" w:name="_Toc195708233"/>
      <w:r w:rsidRPr="00194C10">
        <w:rPr>
          <w:rFonts w:cs="Arial"/>
          <w:b/>
          <w:color w:val="808080" w:themeColor="background1" w:themeShade="80"/>
          <w:sz w:val="18"/>
          <w:szCs w:val="18"/>
        </w:rPr>
        <w:t>DR Escalation Path:</w:t>
      </w:r>
      <w:bookmarkEnd w:id="312"/>
    </w:p>
    <w:p w14:paraId="33551D5D" w14:textId="7D2FC0F8" w:rsidR="00566F74" w:rsidRPr="00194C10" w:rsidRDefault="003350E1" w:rsidP="00566F74">
      <w:pPr>
        <w:pStyle w:val="ListParagraph"/>
        <w:numPr>
          <w:ilvl w:val="0"/>
          <w:numId w:val="41"/>
        </w:numPr>
        <w:spacing w:after="0"/>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 xml:space="preserve">Senior Systems Engineer </w:t>
      </w:r>
      <w:r w:rsidR="00566F74" w:rsidRPr="00194C10">
        <w:rPr>
          <w:rFonts w:ascii="Arial" w:hAnsi="Arial" w:cs="Arial"/>
          <w:color w:val="808080" w:themeColor="background1" w:themeShade="80"/>
          <w:sz w:val="18"/>
          <w:szCs w:val="18"/>
        </w:rPr>
        <w:t>(Lukas Janse van Ren</w:t>
      </w:r>
      <w:r w:rsidR="00D62E91" w:rsidRPr="00194C10">
        <w:rPr>
          <w:rFonts w:ascii="Arial" w:hAnsi="Arial" w:cs="Arial"/>
          <w:color w:val="808080" w:themeColor="background1" w:themeShade="80"/>
          <w:sz w:val="18"/>
          <w:szCs w:val="18"/>
        </w:rPr>
        <w:t>s</w:t>
      </w:r>
      <w:r w:rsidR="00566F74" w:rsidRPr="00194C10">
        <w:rPr>
          <w:rFonts w:ascii="Arial" w:hAnsi="Arial" w:cs="Arial"/>
          <w:color w:val="808080" w:themeColor="background1" w:themeShade="80"/>
          <w:sz w:val="18"/>
          <w:szCs w:val="18"/>
        </w:rPr>
        <w:t>burg)</w:t>
      </w:r>
    </w:p>
    <w:p w14:paraId="4381240F" w14:textId="1602A0F6" w:rsidR="003350E1" w:rsidRPr="00194C10" w:rsidRDefault="003350E1" w:rsidP="00566F74">
      <w:pPr>
        <w:pStyle w:val="ListParagraph"/>
        <w:numPr>
          <w:ilvl w:val="0"/>
          <w:numId w:val="41"/>
        </w:numPr>
        <w:spacing w:after="0"/>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Managing Director (Riaan van Jaarsveld)</w:t>
      </w:r>
    </w:p>
    <w:p w14:paraId="62784E08" w14:textId="77777777" w:rsidR="003350E1" w:rsidRPr="00194C10" w:rsidRDefault="003350E1" w:rsidP="003350E1">
      <w:pPr>
        <w:spacing w:after="0"/>
        <w:rPr>
          <w:rFonts w:ascii="Arial" w:hAnsi="Arial" w:cs="Arial"/>
          <w:color w:val="808080" w:themeColor="background1" w:themeShade="80"/>
          <w:sz w:val="18"/>
          <w:szCs w:val="18"/>
        </w:rPr>
      </w:pPr>
    </w:p>
    <w:p w14:paraId="4C51256C" w14:textId="412749F6" w:rsidR="003350E1" w:rsidRPr="00194C10" w:rsidRDefault="003350E1" w:rsidP="00566F74">
      <w:pPr>
        <w:pStyle w:val="Heading1"/>
        <w:numPr>
          <w:ilvl w:val="0"/>
          <w:numId w:val="35"/>
        </w:numPr>
        <w:spacing w:after="0"/>
        <w:rPr>
          <w:rFonts w:cs="Arial"/>
          <w:b/>
          <w:color w:val="808080" w:themeColor="background1" w:themeShade="80"/>
          <w:sz w:val="18"/>
          <w:szCs w:val="18"/>
        </w:rPr>
      </w:pPr>
      <w:bookmarkStart w:id="313" w:name="_Toc195708234"/>
      <w:r w:rsidRPr="00194C10">
        <w:rPr>
          <w:rFonts w:cs="Arial"/>
          <w:b/>
          <w:color w:val="808080" w:themeColor="background1" w:themeShade="80"/>
          <w:sz w:val="18"/>
          <w:szCs w:val="18"/>
        </w:rPr>
        <w:t>Documentation &amp; Compliance</w:t>
      </w:r>
      <w:r w:rsidR="00566F74" w:rsidRPr="00194C10">
        <w:rPr>
          <w:rFonts w:cs="Arial"/>
          <w:b/>
          <w:color w:val="808080" w:themeColor="background1" w:themeShade="80"/>
          <w:sz w:val="18"/>
          <w:szCs w:val="18"/>
        </w:rPr>
        <w:t>:</w:t>
      </w:r>
      <w:bookmarkEnd w:id="313"/>
    </w:p>
    <w:p w14:paraId="43196066" w14:textId="77777777" w:rsidR="00566F74" w:rsidRPr="00194C10" w:rsidRDefault="003350E1" w:rsidP="00566F74">
      <w:pPr>
        <w:pStyle w:val="ListParagraph"/>
        <w:numPr>
          <w:ilvl w:val="0"/>
          <w:numId w:val="42"/>
        </w:numPr>
        <w:spacing w:after="0"/>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All incidents documented and archived for 24 months</w:t>
      </w:r>
    </w:p>
    <w:p w14:paraId="6386716C" w14:textId="77777777" w:rsidR="00566F74" w:rsidRPr="00194C10" w:rsidRDefault="003350E1" w:rsidP="00566F74">
      <w:pPr>
        <w:pStyle w:val="ListParagraph"/>
        <w:numPr>
          <w:ilvl w:val="0"/>
          <w:numId w:val="42"/>
        </w:numPr>
        <w:spacing w:after="0"/>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Security-related incidents logged separately for compliance</w:t>
      </w:r>
    </w:p>
    <w:p w14:paraId="275DB66A" w14:textId="77777777" w:rsidR="00566F74" w:rsidRPr="00194C10" w:rsidRDefault="003350E1" w:rsidP="00566F74">
      <w:pPr>
        <w:pStyle w:val="ListParagraph"/>
        <w:numPr>
          <w:ilvl w:val="0"/>
          <w:numId w:val="42"/>
        </w:numPr>
        <w:spacing w:after="0"/>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DR simulations done every 6 months</w:t>
      </w:r>
    </w:p>
    <w:p w14:paraId="60156F22" w14:textId="2697C498" w:rsidR="003350E1" w:rsidRPr="00194C10" w:rsidRDefault="003350E1" w:rsidP="00566F74">
      <w:pPr>
        <w:pStyle w:val="ListParagraph"/>
        <w:numPr>
          <w:ilvl w:val="0"/>
          <w:numId w:val="42"/>
        </w:numPr>
        <w:spacing w:after="0"/>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ISO-aligned practices for business continuity</w:t>
      </w:r>
    </w:p>
    <w:p w14:paraId="1F494C5E" w14:textId="77777777" w:rsidR="00566F74" w:rsidRPr="00194C10" w:rsidRDefault="00566F74" w:rsidP="003350E1">
      <w:pPr>
        <w:spacing w:after="0"/>
        <w:rPr>
          <w:rFonts w:ascii="Arial" w:hAnsi="Arial" w:cs="Arial"/>
          <w:color w:val="808080" w:themeColor="background1" w:themeShade="80"/>
          <w:sz w:val="18"/>
          <w:szCs w:val="18"/>
        </w:rPr>
      </w:pPr>
    </w:p>
    <w:p w14:paraId="31554F75" w14:textId="1B4D323E" w:rsidR="003350E1" w:rsidRPr="00194C10" w:rsidRDefault="003350E1" w:rsidP="00566F74">
      <w:pPr>
        <w:pStyle w:val="Heading1"/>
        <w:numPr>
          <w:ilvl w:val="0"/>
          <w:numId w:val="35"/>
        </w:numPr>
        <w:spacing w:after="0"/>
        <w:rPr>
          <w:rFonts w:cs="Arial"/>
          <w:b/>
          <w:color w:val="808080" w:themeColor="background1" w:themeShade="80"/>
          <w:sz w:val="18"/>
          <w:szCs w:val="18"/>
        </w:rPr>
      </w:pPr>
      <w:bookmarkStart w:id="314" w:name="_Toc195708235"/>
      <w:r w:rsidRPr="00194C10">
        <w:rPr>
          <w:rFonts w:cs="Arial"/>
          <w:b/>
          <w:color w:val="808080" w:themeColor="background1" w:themeShade="80"/>
          <w:sz w:val="18"/>
          <w:szCs w:val="18"/>
        </w:rPr>
        <w:t>Continuous Improvement</w:t>
      </w:r>
      <w:r w:rsidR="00566F74" w:rsidRPr="00194C10">
        <w:rPr>
          <w:rFonts w:cs="Arial"/>
          <w:b/>
          <w:color w:val="808080" w:themeColor="background1" w:themeShade="80"/>
          <w:sz w:val="18"/>
          <w:szCs w:val="18"/>
        </w:rPr>
        <w:t>:</w:t>
      </w:r>
      <w:bookmarkEnd w:id="314"/>
    </w:p>
    <w:p w14:paraId="7B949C95" w14:textId="77777777" w:rsidR="00566F74" w:rsidRPr="00194C10" w:rsidRDefault="003350E1" w:rsidP="00566F74">
      <w:pPr>
        <w:pStyle w:val="ListParagraph"/>
        <w:numPr>
          <w:ilvl w:val="0"/>
          <w:numId w:val="43"/>
        </w:numPr>
        <w:spacing w:after="0"/>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Quarterly trend analysis of incidents</w:t>
      </w:r>
    </w:p>
    <w:p w14:paraId="590E6CDE" w14:textId="77777777" w:rsidR="00566F74" w:rsidRPr="00194C10" w:rsidRDefault="003350E1" w:rsidP="00566F74">
      <w:pPr>
        <w:pStyle w:val="ListParagraph"/>
        <w:numPr>
          <w:ilvl w:val="0"/>
          <w:numId w:val="43"/>
        </w:numPr>
        <w:spacing w:after="0"/>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Update response playbooks</w:t>
      </w:r>
    </w:p>
    <w:p w14:paraId="57B2AADA" w14:textId="77777777" w:rsidR="00566F74" w:rsidRPr="00194C10" w:rsidRDefault="003350E1" w:rsidP="00566F74">
      <w:pPr>
        <w:pStyle w:val="ListParagraph"/>
        <w:numPr>
          <w:ilvl w:val="0"/>
          <w:numId w:val="43"/>
        </w:numPr>
        <w:spacing w:after="0"/>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Runbooks refined based on new threats and tech</w:t>
      </w:r>
    </w:p>
    <w:p w14:paraId="30D608C2" w14:textId="0415E9B0" w:rsidR="003350E1" w:rsidRPr="00194C10" w:rsidRDefault="003350E1" w:rsidP="00566F74">
      <w:pPr>
        <w:pStyle w:val="ListParagraph"/>
        <w:numPr>
          <w:ilvl w:val="0"/>
          <w:numId w:val="43"/>
        </w:numPr>
        <w:spacing w:after="0"/>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Staff re-training and certification updates</w:t>
      </w:r>
    </w:p>
    <w:p w14:paraId="72E5B2BD" w14:textId="77777777" w:rsidR="00726EDC" w:rsidRPr="00194C10" w:rsidRDefault="00726EDC" w:rsidP="003350E1">
      <w:pPr>
        <w:spacing w:after="0" w:line="240" w:lineRule="auto"/>
        <w:rPr>
          <w:rFonts w:ascii="Arial" w:eastAsia="Times New Roman" w:hAnsi="Arial" w:cs="Arial"/>
          <w:color w:val="808080" w:themeColor="background1" w:themeShade="80"/>
          <w:sz w:val="18"/>
          <w:szCs w:val="18"/>
          <w:lang w:eastAsia="en-ZA"/>
        </w:rPr>
      </w:pPr>
    </w:p>
    <w:p w14:paraId="2FEFD49A" w14:textId="10577858" w:rsidR="00726EDC" w:rsidRPr="00194C10" w:rsidRDefault="003350E1" w:rsidP="003350E1">
      <w:pPr>
        <w:spacing w:after="0"/>
        <w:rPr>
          <w:color w:val="808080" w:themeColor="background1" w:themeShade="80"/>
          <w:sz w:val="18"/>
          <w:szCs w:val="18"/>
        </w:rPr>
      </w:pPr>
      <w:r w:rsidRPr="00194C10">
        <w:rPr>
          <w:color w:val="808080" w:themeColor="background1" w:themeShade="80"/>
          <w:sz w:val="18"/>
          <w:szCs w:val="18"/>
        </w:rPr>
        <w:t xml:space="preserve"> </w:t>
      </w:r>
    </w:p>
    <w:p w14:paraId="03F3F70B" w14:textId="77777777" w:rsidR="00726EDC" w:rsidRPr="003350E1" w:rsidRDefault="00726EDC" w:rsidP="003350E1">
      <w:pPr>
        <w:spacing w:after="0" w:line="240" w:lineRule="auto"/>
        <w:rPr>
          <w:rFonts w:ascii="Arial" w:eastAsia="Times New Roman" w:hAnsi="Arial" w:cs="Arial"/>
          <w:color w:val="808080" w:themeColor="background1" w:themeShade="80"/>
          <w:sz w:val="18"/>
          <w:szCs w:val="18"/>
          <w:lang w:eastAsia="en-ZA"/>
        </w:rPr>
      </w:pPr>
    </w:p>
    <w:p w14:paraId="2CBA07C4" w14:textId="14599626" w:rsidR="000845F4" w:rsidRPr="003350E1" w:rsidRDefault="000845F4" w:rsidP="003350E1">
      <w:pPr>
        <w:spacing w:after="0"/>
        <w:rPr>
          <w:rFonts w:ascii="Arial" w:hAnsi="Arial"/>
          <w:color w:val="808080"/>
          <w:sz w:val="18"/>
          <w:szCs w:val="18"/>
        </w:rPr>
      </w:pPr>
    </w:p>
    <w:p w14:paraId="4BE1FAE2" w14:textId="37628A17" w:rsidR="00726EDC" w:rsidRPr="003350E1" w:rsidRDefault="00726EDC" w:rsidP="003350E1">
      <w:pPr>
        <w:spacing w:after="0"/>
        <w:rPr>
          <w:rFonts w:ascii="Arial" w:hAnsi="Arial"/>
          <w:color w:val="808080"/>
          <w:sz w:val="18"/>
          <w:szCs w:val="18"/>
        </w:rPr>
      </w:pPr>
    </w:p>
    <w:p w14:paraId="5A5873F6" w14:textId="0E659BE2" w:rsidR="00726EDC" w:rsidRPr="003350E1" w:rsidRDefault="00726EDC" w:rsidP="003350E1">
      <w:pPr>
        <w:spacing w:after="0"/>
        <w:rPr>
          <w:rFonts w:ascii="Arial" w:hAnsi="Arial"/>
          <w:color w:val="808080"/>
          <w:sz w:val="18"/>
          <w:szCs w:val="18"/>
        </w:rPr>
      </w:pPr>
    </w:p>
    <w:p w14:paraId="6B19D5B6" w14:textId="59289230" w:rsidR="00726EDC" w:rsidRPr="003350E1" w:rsidRDefault="00726EDC" w:rsidP="003350E1">
      <w:pPr>
        <w:spacing w:after="0"/>
        <w:rPr>
          <w:rFonts w:ascii="Arial" w:hAnsi="Arial"/>
          <w:color w:val="808080"/>
          <w:sz w:val="18"/>
          <w:szCs w:val="18"/>
        </w:rPr>
      </w:pPr>
    </w:p>
    <w:p w14:paraId="047D2B02" w14:textId="50E7B0F6" w:rsidR="00726EDC" w:rsidRPr="003350E1" w:rsidRDefault="00726EDC" w:rsidP="003350E1">
      <w:pPr>
        <w:spacing w:after="0"/>
        <w:rPr>
          <w:rFonts w:ascii="Arial" w:hAnsi="Arial"/>
          <w:color w:val="808080"/>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6C60F210" w14:textId="77777777" w:rsidTr="00CD59EC">
        <w:tc>
          <w:tcPr>
            <w:tcW w:w="8522" w:type="dxa"/>
          </w:tcPr>
          <w:p w14:paraId="6C926397" w14:textId="77777777" w:rsidR="002603F5" w:rsidRPr="00022034" w:rsidRDefault="00DD59C3" w:rsidP="00DA00D3">
            <w:pPr>
              <w:pStyle w:val="Heading2"/>
              <w:keepNext/>
              <w:numPr>
                <w:ilvl w:val="1"/>
                <w:numId w:val="1"/>
              </w:numPr>
              <w:spacing w:before="240" w:after="120" w:line="240" w:lineRule="auto"/>
              <w:ind w:left="576" w:hanging="576"/>
            </w:pPr>
            <w:bookmarkStart w:id="315" w:name="_Toc15638132"/>
            <w:bookmarkStart w:id="316" w:name="_Toc195708236"/>
            <w:r>
              <w:t>SCHEDULE E</w:t>
            </w:r>
            <w:r w:rsidR="002603F5" w:rsidRPr="00022034">
              <w:t xml:space="preserve"> – SERVICE MONITORING AND PERFORMANCE MEASUREMENT</w:t>
            </w:r>
            <w:bookmarkEnd w:id="315"/>
            <w:bookmarkEnd w:id="316"/>
          </w:p>
          <w:p w14:paraId="47038061" w14:textId="77777777" w:rsidR="002603F5" w:rsidRDefault="002603F5" w:rsidP="00CD59EC">
            <w:pPr>
              <w:rPr>
                <w:rFonts w:ascii="Arial" w:hAnsi="Arial"/>
              </w:rPr>
            </w:pPr>
          </w:p>
        </w:tc>
      </w:tr>
    </w:tbl>
    <w:p w14:paraId="5E332E12" w14:textId="02DD4FC6" w:rsidR="002603F5" w:rsidRDefault="002603F5" w:rsidP="0015021A">
      <w:pPr>
        <w:spacing w:after="0"/>
        <w:rPr>
          <w:rFonts w:ascii="Arial" w:hAnsi="Arial"/>
        </w:rPr>
      </w:pPr>
    </w:p>
    <w:p w14:paraId="5414C033" w14:textId="5F28987E" w:rsidR="007B413F" w:rsidRDefault="00DD59C3" w:rsidP="007B413F">
      <w:pPr>
        <w:spacing w:after="0"/>
        <w:rPr>
          <w:rFonts w:ascii="Arial" w:hAnsi="Arial"/>
          <w:color w:val="808080"/>
          <w:sz w:val="18"/>
          <w:szCs w:val="18"/>
        </w:rPr>
      </w:pPr>
      <w:r>
        <w:rPr>
          <w:rFonts w:ascii="Arial" w:hAnsi="Arial"/>
          <w:color w:val="808080"/>
          <w:sz w:val="18"/>
          <w:szCs w:val="18"/>
        </w:rPr>
        <w:lastRenderedPageBreak/>
        <w:t>Schedule E</w:t>
      </w:r>
      <w:r w:rsidR="002603F5" w:rsidRPr="00B342EC">
        <w:rPr>
          <w:rFonts w:ascii="Arial" w:hAnsi="Arial"/>
          <w:color w:val="808080"/>
          <w:sz w:val="18"/>
          <w:szCs w:val="18"/>
        </w:rPr>
        <w:t xml:space="preserve"> provides detailed information on the monitoring of Standard and Non-standard Services delivered to the </w:t>
      </w:r>
      <w:r w:rsidR="00C3178B">
        <w:rPr>
          <w:rFonts w:ascii="Arial" w:hAnsi="Arial"/>
          <w:color w:val="808080"/>
          <w:sz w:val="18"/>
          <w:szCs w:val="18"/>
        </w:rPr>
        <w:t>Client</w:t>
      </w:r>
      <w:r w:rsidR="002603F5" w:rsidRPr="00B342EC">
        <w:rPr>
          <w:rFonts w:ascii="Arial" w:hAnsi="Arial"/>
          <w:color w:val="808080"/>
          <w:sz w:val="18"/>
          <w:szCs w:val="18"/>
        </w:rPr>
        <w:t xml:space="preserve"> and the metrics and other means to be applied to each Service component to measure the performance of the Services delivered under the terms of this </w:t>
      </w:r>
      <w:r w:rsidR="0021028C">
        <w:rPr>
          <w:rFonts w:ascii="Arial" w:hAnsi="Arial"/>
          <w:color w:val="808080"/>
          <w:sz w:val="18"/>
          <w:szCs w:val="18"/>
        </w:rPr>
        <w:t>Agreement</w:t>
      </w:r>
      <w:r w:rsidR="002603F5" w:rsidRPr="00B342EC">
        <w:rPr>
          <w:rFonts w:ascii="Arial" w:hAnsi="Arial"/>
          <w:color w:val="808080"/>
          <w:sz w:val="18"/>
          <w:szCs w:val="18"/>
        </w:rPr>
        <w:t>.</w:t>
      </w:r>
    </w:p>
    <w:p w14:paraId="1576095A" w14:textId="77777777" w:rsidR="007B413F" w:rsidRPr="00E149F6" w:rsidRDefault="007B413F" w:rsidP="007B413F">
      <w:pPr>
        <w:spacing w:after="0"/>
        <w:rPr>
          <w:rFonts w:ascii="Arial" w:hAnsi="Arial"/>
          <w:color w:val="808080"/>
          <w:sz w:val="18"/>
          <w:szCs w:val="18"/>
        </w:rPr>
      </w:pPr>
    </w:p>
    <w:p w14:paraId="6D7FD3C1" w14:textId="77777777" w:rsidR="002603F5" w:rsidRPr="00434D17" w:rsidRDefault="00434D17" w:rsidP="00DA00D3">
      <w:pPr>
        <w:pStyle w:val="Heading3"/>
        <w:keepNext/>
        <w:numPr>
          <w:ilvl w:val="2"/>
          <w:numId w:val="1"/>
        </w:numPr>
        <w:tabs>
          <w:tab w:val="left" w:pos="0"/>
        </w:tabs>
        <w:spacing w:after="0" w:line="240" w:lineRule="auto"/>
        <w:ind w:left="720"/>
        <w:rPr>
          <w:sz w:val="24"/>
        </w:rPr>
      </w:pPr>
      <w:bookmarkStart w:id="317" w:name="_Toc15906952"/>
      <w:bookmarkStart w:id="318" w:name="_Toc15907476"/>
      <w:bookmarkStart w:id="319" w:name="_Toc15908490"/>
      <w:bookmarkStart w:id="320" w:name="_Toc15923527"/>
      <w:bookmarkStart w:id="321" w:name="_Toc15925229"/>
      <w:bookmarkStart w:id="322" w:name="_Toc15926984"/>
      <w:bookmarkStart w:id="323" w:name="_Toc15929701"/>
      <w:bookmarkStart w:id="324" w:name="_Toc195708237"/>
      <w:r>
        <w:rPr>
          <w:sz w:val="24"/>
        </w:rPr>
        <w:t>User R</w:t>
      </w:r>
      <w:r w:rsidRPr="00434D17">
        <w:rPr>
          <w:sz w:val="24"/>
        </w:rPr>
        <w:t>equests</w:t>
      </w:r>
      <w:bookmarkEnd w:id="317"/>
      <w:bookmarkEnd w:id="318"/>
      <w:bookmarkEnd w:id="319"/>
      <w:bookmarkEnd w:id="320"/>
      <w:bookmarkEnd w:id="321"/>
      <w:bookmarkEnd w:id="322"/>
      <w:bookmarkEnd w:id="323"/>
      <w:bookmarkEnd w:id="324"/>
    </w:p>
    <w:p w14:paraId="50B82D63" w14:textId="77777777" w:rsidR="007B413F" w:rsidRDefault="007B413F" w:rsidP="007B413F">
      <w:pPr>
        <w:spacing w:after="0"/>
        <w:rPr>
          <w:rFonts w:ascii="Arial" w:hAnsi="Arial"/>
          <w:color w:val="808080"/>
          <w:sz w:val="18"/>
          <w:szCs w:val="18"/>
        </w:rPr>
      </w:pPr>
    </w:p>
    <w:p w14:paraId="695DBD4E" w14:textId="0ABCBBA9" w:rsidR="000845F4" w:rsidRDefault="000845F4" w:rsidP="000845F4">
      <w:p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color w:val="808080" w:themeColor="background1" w:themeShade="80"/>
          <w:sz w:val="18"/>
          <w:szCs w:val="18"/>
          <w:lang w:eastAsia="en-ZA"/>
        </w:rPr>
        <w:t>The Supplier uses the following tools to monitor support and system management:</w:t>
      </w:r>
    </w:p>
    <w:p w14:paraId="0577F666" w14:textId="77777777" w:rsidR="000845F4" w:rsidRPr="000845F4" w:rsidRDefault="000845F4" w:rsidP="000845F4">
      <w:pPr>
        <w:spacing w:after="0" w:line="240" w:lineRule="auto"/>
        <w:rPr>
          <w:rFonts w:ascii="Arial" w:eastAsia="Times New Roman" w:hAnsi="Arial" w:cs="Arial"/>
          <w:color w:val="808080" w:themeColor="background1" w:themeShade="80"/>
          <w:sz w:val="18"/>
          <w:szCs w:val="18"/>
          <w:lang w:eastAsia="en-ZA"/>
        </w:rPr>
      </w:pPr>
    </w:p>
    <w:p w14:paraId="46F56D46" w14:textId="32B0202E" w:rsidR="000845F4" w:rsidRDefault="000845F4" w:rsidP="00566F74">
      <w:pPr>
        <w:pStyle w:val="ListParagraph"/>
        <w:numPr>
          <w:ilvl w:val="0"/>
          <w:numId w:val="24"/>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Adventnet System Centre</w:t>
      </w:r>
      <w:r w:rsidRPr="000845F4">
        <w:rPr>
          <w:rFonts w:ascii="Arial" w:eastAsia="Times New Roman" w:hAnsi="Arial" w:cs="Arial"/>
          <w:color w:val="808080" w:themeColor="background1" w:themeShade="80"/>
          <w:sz w:val="18"/>
          <w:szCs w:val="18"/>
          <w:lang w:eastAsia="en-ZA"/>
        </w:rPr>
        <w:t>: This tool is used by the Supplier to log requests, perform backup checks, and manage scheduled maintenance. It allows the Supplier to track and update requests, ensure compliance with the Service Level Agreement (SLA), generate reports, and update service requests as needed.</w:t>
      </w:r>
    </w:p>
    <w:p w14:paraId="29CF5C87" w14:textId="77777777" w:rsidR="000845F4" w:rsidRDefault="000845F4" w:rsidP="000845F4">
      <w:pPr>
        <w:pStyle w:val="ListParagraph"/>
        <w:spacing w:after="0" w:line="240" w:lineRule="auto"/>
        <w:ind w:left="360"/>
        <w:rPr>
          <w:rFonts w:ascii="Arial" w:eastAsia="Times New Roman" w:hAnsi="Arial" w:cs="Arial"/>
          <w:color w:val="808080" w:themeColor="background1" w:themeShade="80"/>
          <w:sz w:val="18"/>
          <w:szCs w:val="18"/>
          <w:lang w:eastAsia="en-ZA"/>
        </w:rPr>
      </w:pPr>
    </w:p>
    <w:p w14:paraId="5DE198CF" w14:textId="131D7C64" w:rsidR="000845F4" w:rsidRDefault="000845F4" w:rsidP="00566F74">
      <w:pPr>
        <w:pStyle w:val="ListParagraph"/>
        <w:numPr>
          <w:ilvl w:val="0"/>
          <w:numId w:val="24"/>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Client Access</w:t>
      </w:r>
      <w:r w:rsidRPr="000845F4">
        <w:rPr>
          <w:rFonts w:ascii="Arial" w:eastAsia="Times New Roman" w:hAnsi="Arial" w:cs="Arial"/>
          <w:color w:val="808080" w:themeColor="background1" w:themeShade="80"/>
          <w:sz w:val="18"/>
          <w:szCs w:val="18"/>
          <w:lang w:eastAsia="en-ZA"/>
        </w:rPr>
        <w:t>: The Client is also set up on the system, enabling them to access their own reports, track progress, and update requests.</w:t>
      </w:r>
    </w:p>
    <w:p w14:paraId="6D39B788" w14:textId="77777777" w:rsidR="000845F4" w:rsidRPr="000845F4" w:rsidRDefault="000845F4" w:rsidP="000845F4">
      <w:pPr>
        <w:spacing w:after="0" w:line="240" w:lineRule="auto"/>
        <w:rPr>
          <w:rFonts w:ascii="Arial" w:eastAsia="Times New Roman" w:hAnsi="Arial" w:cs="Arial"/>
          <w:color w:val="808080" w:themeColor="background1" w:themeShade="80"/>
          <w:sz w:val="18"/>
          <w:szCs w:val="18"/>
          <w:lang w:eastAsia="en-ZA"/>
        </w:rPr>
      </w:pPr>
    </w:p>
    <w:p w14:paraId="414C2749" w14:textId="761D520C" w:rsidR="000845F4" w:rsidRPr="000845F4" w:rsidRDefault="000845F4" w:rsidP="00566F74">
      <w:pPr>
        <w:pStyle w:val="ListParagraph"/>
        <w:numPr>
          <w:ilvl w:val="0"/>
          <w:numId w:val="24"/>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Supplier Helpdesk System</w:t>
      </w:r>
      <w:r w:rsidRPr="000845F4">
        <w:rPr>
          <w:rFonts w:ascii="Arial" w:eastAsia="Times New Roman" w:hAnsi="Arial" w:cs="Arial"/>
          <w:color w:val="808080" w:themeColor="background1" w:themeShade="80"/>
          <w:sz w:val="18"/>
          <w:szCs w:val="18"/>
          <w:lang w:eastAsia="en-ZA"/>
        </w:rPr>
        <w:t>: Any issues specifically related to the Client's business will be logged in the Supplier's Helpdesk System, ensuring dedicated tracking and resolution.</w:t>
      </w:r>
    </w:p>
    <w:p w14:paraId="18CAEC25" w14:textId="77777777" w:rsidR="000845F4" w:rsidRDefault="000845F4" w:rsidP="002603F5">
      <w:pPr>
        <w:rPr>
          <w:rFonts w:ascii="Arial"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5CC44A2E" w14:textId="77777777" w:rsidTr="00CD59EC">
        <w:tc>
          <w:tcPr>
            <w:tcW w:w="8522" w:type="dxa"/>
          </w:tcPr>
          <w:p w14:paraId="05E9469A" w14:textId="77777777" w:rsidR="002603F5" w:rsidRPr="00022034" w:rsidRDefault="00DD59C3" w:rsidP="00DA00D3">
            <w:pPr>
              <w:pStyle w:val="Heading2"/>
              <w:keepNext/>
              <w:numPr>
                <w:ilvl w:val="1"/>
                <w:numId w:val="1"/>
              </w:numPr>
              <w:spacing w:before="240" w:after="120" w:line="240" w:lineRule="auto"/>
              <w:ind w:left="576" w:hanging="576"/>
            </w:pPr>
            <w:bookmarkStart w:id="325" w:name="_Toc15638133"/>
            <w:bookmarkStart w:id="326" w:name="_Toc195708238"/>
            <w:r>
              <w:t>SCHEDULE F</w:t>
            </w:r>
            <w:r w:rsidR="002603F5" w:rsidRPr="00022034">
              <w:t xml:space="preserve"> – SERVICE LEVEL REPORTING</w:t>
            </w:r>
            <w:bookmarkEnd w:id="325"/>
            <w:bookmarkEnd w:id="326"/>
          </w:p>
          <w:p w14:paraId="614630A0" w14:textId="77777777" w:rsidR="002603F5" w:rsidRDefault="002603F5" w:rsidP="00CD59EC">
            <w:pPr>
              <w:rPr>
                <w:rFonts w:ascii="Arial" w:hAnsi="Arial"/>
              </w:rPr>
            </w:pPr>
          </w:p>
        </w:tc>
      </w:tr>
    </w:tbl>
    <w:p w14:paraId="715EC1AA" w14:textId="62C6D782" w:rsidR="002603F5" w:rsidRDefault="002D3C33" w:rsidP="003E36F9">
      <w:pPr>
        <w:spacing w:after="0"/>
        <w:rPr>
          <w:rFonts w:ascii="Arial" w:hAnsi="Arial"/>
          <w:b/>
          <w:bCs/>
        </w:rPr>
      </w:pPr>
      <w:hyperlink r:id="rId16" w:anchor="Gg" w:history="1">
        <w:r w:rsidR="002603F5">
          <w:rPr>
            <w:rStyle w:val="Hyperlink"/>
            <w:b/>
            <w:bCs/>
            <w:sz w:val="18"/>
          </w:rPr>
          <w:t xml:space="preserve"> </w:t>
        </w:r>
      </w:hyperlink>
    </w:p>
    <w:p w14:paraId="5B3899BB" w14:textId="09AD06AA" w:rsidR="002603F5" w:rsidRDefault="00DD59C3" w:rsidP="007B413F">
      <w:pPr>
        <w:spacing w:after="0"/>
        <w:rPr>
          <w:rFonts w:ascii="Arial" w:hAnsi="Arial"/>
          <w:color w:val="808080"/>
          <w:sz w:val="18"/>
          <w:szCs w:val="18"/>
        </w:rPr>
      </w:pPr>
      <w:r>
        <w:rPr>
          <w:rFonts w:ascii="Arial" w:hAnsi="Arial"/>
          <w:color w:val="808080"/>
          <w:sz w:val="18"/>
          <w:szCs w:val="18"/>
        </w:rPr>
        <w:t>Schedule F</w:t>
      </w:r>
      <w:r w:rsidR="002603F5" w:rsidRPr="00B342EC">
        <w:rPr>
          <w:rFonts w:ascii="Arial" w:hAnsi="Arial"/>
          <w:color w:val="808080"/>
          <w:sz w:val="18"/>
          <w:szCs w:val="18"/>
        </w:rPr>
        <w:t xml:space="preserve"> provides information on the Service level reports required under the terms of this </w:t>
      </w:r>
      <w:r w:rsidR="0021028C">
        <w:rPr>
          <w:rFonts w:ascii="Arial" w:hAnsi="Arial"/>
          <w:color w:val="808080"/>
          <w:sz w:val="18"/>
          <w:szCs w:val="18"/>
        </w:rPr>
        <w:t>Agreement</w:t>
      </w:r>
      <w:r w:rsidR="004B082E">
        <w:rPr>
          <w:rFonts w:ascii="Arial" w:hAnsi="Arial"/>
          <w:color w:val="808080"/>
          <w:sz w:val="18"/>
          <w:szCs w:val="18"/>
        </w:rPr>
        <w:t>.</w:t>
      </w:r>
    </w:p>
    <w:p w14:paraId="4DE56C18" w14:textId="77777777" w:rsidR="007B413F" w:rsidRPr="004B082E" w:rsidRDefault="007B413F" w:rsidP="007B413F">
      <w:pPr>
        <w:spacing w:after="0"/>
        <w:rPr>
          <w:rFonts w:ascii="Arial" w:hAnsi="Arial"/>
          <w:color w:val="808080"/>
          <w:sz w:val="18"/>
          <w:szCs w:val="18"/>
        </w:rPr>
      </w:pPr>
    </w:p>
    <w:p w14:paraId="256E8842" w14:textId="7B4D6B96" w:rsidR="002603F5" w:rsidRPr="00B342EC" w:rsidRDefault="002603F5" w:rsidP="007B413F">
      <w:pPr>
        <w:spacing w:after="0"/>
        <w:rPr>
          <w:rFonts w:ascii="Arial" w:hAnsi="Arial"/>
          <w:color w:val="808080"/>
          <w:sz w:val="18"/>
          <w:szCs w:val="18"/>
        </w:rPr>
      </w:pPr>
      <w:r w:rsidRPr="00B342EC">
        <w:rPr>
          <w:rFonts w:ascii="Arial" w:hAnsi="Arial"/>
          <w:color w:val="808080"/>
          <w:sz w:val="18"/>
          <w:szCs w:val="18"/>
        </w:rPr>
        <w:t xml:space="preserve">The Service Level Reporting will be downloaded and monitored through the </w:t>
      </w:r>
      <w:r w:rsidR="00C3178B">
        <w:rPr>
          <w:rFonts w:ascii="Arial" w:hAnsi="Arial"/>
          <w:color w:val="808080"/>
          <w:sz w:val="18"/>
          <w:szCs w:val="18"/>
        </w:rPr>
        <w:t>Supplier</w:t>
      </w:r>
      <w:r w:rsidRPr="00B342EC">
        <w:rPr>
          <w:rFonts w:ascii="Arial" w:hAnsi="Arial"/>
          <w:color w:val="808080"/>
          <w:sz w:val="18"/>
          <w:szCs w:val="18"/>
        </w:rPr>
        <w:t xml:space="preserve"> Service Centre System.</w:t>
      </w:r>
    </w:p>
    <w:p w14:paraId="1C6DFFFB" w14:textId="7570ACDE" w:rsidR="002603F5" w:rsidRDefault="002603F5" w:rsidP="007B413F">
      <w:pPr>
        <w:spacing w:after="0"/>
        <w:rPr>
          <w:rStyle w:val="Hyperlink"/>
          <w:rFonts w:ascii="Arial" w:hAnsi="Arial"/>
          <w:sz w:val="18"/>
          <w:szCs w:val="18"/>
        </w:rPr>
      </w:pPr>
      <w:r w:rsidRPr="00B342EC">
        <w:rPr>
          <w:rFonts w:ascii="Arial" w:hAnsi="Arial"/>
          <w:color w:val="808080"/>
          <w:sz w:val="18"/>
          <w:szCs w:val="18"/>
        </w:rPr>
        <w:t xml:space="preserve">The location for the Service Level Reporting tool is:  </w:t>
      </w:r>
      <w:hyperlink r:id="rId17" w:history="1">
        <w:r w:rsidRPr="005E3535">
          <w:rPr>
            <w:rStyle w:val="Hyperlink"/>
            <w:rFonts w:ascii="Arial" w:hAnsi="Arial"/>
            <w:sz w:val="18"/>
            <w:szCs w:val="18"/>
          </w:rPr>
          <w:t>http://helpdesk.sautech.co.za</w:t>
        </w:r>
      </w:hyperlink>
    </w:p>
    <w:p w14:paraId="7EA4C891" w14:textId="77777777" w:rsidR="007B413F" w:rsidRPr="00B342EC" w:rsidRDefault="007B413F" w:rsidP="007B413F">
      <w:pPr>
        <w:spacing w:after="0"/>
        <w:rPr>
          <w:rFonts w:ascii="Arial" w:hAnsi="Arial"/>
          <w:color w:val="808080"/>
          <w:sz w:val="18"/>
          <w:szCs w:val="18"/>
        </w:rPr>
      </w:pPr>
    </w:p>
    <w:p w14:paraId="4301F5E8" w14:textId="77777777" w:rsidR="002603F5" w:rsidRPr="00B342EC" w:rsidRDefault="002603F5" w:rsidP="007B413F">
      <w:pPr>
        <w:spacing w:after="0"/>
        <w:rPr>
          <w:rFonts w:ascii="Arial" w:hAnsi="Arial"/>
          <w:color w:val="808080"/>
          <w:sz w:val="18"/>
          <w:szCs w:val="18"/>
        </w:rPr>
      </w:pPr>
      <w:r w:rsidRPr="00B342EC">
        <w:rPr>
          <w:rFonts w:ascii="Arial" w:hAnsi="Arial"/>
          <w:color w:val="808080"/>
          <w:sz w:val="18"/>
          <w:szCs w:val="18"/>
        </w:rPr>
        <w:t>From the system, a full report can be viewed detailing the following;</w:t>
      </w:r>
    </w:p>
    <w:p w14:paraId="3D43A830" w14:textId="77777777" w:rsidR="002603F5" w:rsidRPr="00B342EC" w:rsidRDefault="002603F5" w:rsidP="007B413F">
      <w:pPr>
        <w:spacing w:after="0"/>
        <w:rPr>
          <w:rFonts w:ascii="Arial" w:hAnsi="Arial"/>
          <w:color w:val="808080"/>
          <w:sz w:val="18"/>
          <w:szCs w:val="18"/>
        </w:rPr>
      </w:pPr>
    </w:p>
    <w:p w14:paraId="67980A48" w14:textId="77777777" w:rsidR="002603F5" w:rsidRPr="00B342EC" w:rsidRDefault="002603F5" w:rsidP="00566F74">
      <w:pPr>
        <w:numPr>
          <w:ilvl w:val="0"/>
          <w:numId w:val="8"/>
        </w:numPr>
        <w:spacing w:after="0" w:line="240" w:lineRule="auto"/>
        <w:rPr>
          <w:rFonts w:ascii="Arial" w:hAnsi="Arial"/>
          <w:color w:val="808080"/>
          <w:sz w:val="18"/>
          <w:szCs w:val="18"/>
        </w:rPr>
      </w:pPr>
      <w:r w:rsidRPr="00B342EC">
        <w:rPr>
          <w:rFonts w:ascii="Arial" w:hAnsi="Arial"/>
          <w:color w:val="808080"/>
          <w:sz w:val="18"/>
          <w:szCs w:val="18"/>
        </w:rPr>
        <w:t>Requests or services outside of SLA hours</w:t>
      </w:r>
      <w:r w:rsidR="00BD7360">
        <w:rPr>
          <w:rFonts w:ascii="Arial" w:hAnsi="Arial"/>
          <w:color w:val="808080"/>
          <w:sz w:val="18"/>
          <w:szCs w:val="18"/>
        </w:rPr>
        <w:t>.</w:t>
      </w:r>
    </w:p>
    <w:p w14:paraId="4ECF6BFC" w14:textId="77777777" w:rsidR="002603F5" w:rsidRPr="00B342EC" w:rsidRDefault="002603F5" w:rsidP="00566F74">
      <w:pPr>
        <w:numPr>
          <w:ilvl w:val="0"/>
          <w:numId w:val="8"/>
        </w:numPr>
        <w:spacing w:after="0" w:line="240" w:lineRule="auto"/>
        <w:rPr>
          <w:rFonts w:ascii="Arial" w:hAnsi="Arial"/>
          <w:color w:val="808080"/>
          <w:sz w:val="18"/>
          <w:szCs w:val="18"/>
        </w:rPr>
      </w:pPr>
      <w:r w:rsidRPr="00574C7A">
        <w:rPr>
          <w:rFonts w:ascii="Arial" w:hAnsi="Arial"/>
          <w:color w:val="808080"/>
          <w:sz w:val="18"/>
          <w:szCs w:val="18"/>
        </w:rPr>
        <w:t>Requests or services</w:t>
      </w:r>
      <w:r>
        <w:rPr>
          <w:rFonts w:ascii="Arial" w:hAnsi="Arial"/>
          <w:color w:val="808080"/>
          <w:sz w:val="18"/>
          <w:szCs w:val="18"/>
        </w:rPr>
        <w:t xml:space="preserve"> that did not meet the SLA terms</w:t>
      </w:r>
      <w:r w:rsidR="00BD7360">
        <w:rPr>
          <w:rFonts w:ascii="Arial" w:hAnsi="Arial"/>
          <w:color w:val="808080"/>
          <w:sz w:val="18"/>
          <w:szCs w:val="18"/>
        </w:rPr>
        <w:t>.</w:t>
      </w:r>
    </w:p>
    <w:p w14:paraId="066E77BF" w14:textId="77777777" w:rsidR="002603F5" w:rsidRPr="00B342EC" w:rsidRDefault="002603F5" w:rsidP="00566F74">
      <w:pPr>
        <w:numPr>
          <w:ilvl w:val="0"/>
          <w:numId w:val="8"/>
        </w:numPr>
        <w:spacing w:after="0" w:line="240" w:lineRule="auto"/>
        <w:rPr>
          <w:rFonts w:ascii="Arial" w:hAnsi="Arial"/>
          <w:color w:val="808080"/>
          <w:sz w:val="18"/>
          <w:szCs w:val="18"/>
        </w:rPr>
      </w:pPr>
      <w:r w:rsidRPr="00574C7A">
        <w:rPr>
          <w:rFonts w:ascii="Arial" w:hAnsi="Arial"/>
          <w:color w:val="808080"/>
          <w:sz w:val="18"/>
          <w:szCs w:val="18"/>
        </w:rPr>
        <w:t>Requests or services</w:t>
      </w:r>
      <w:r>
        <w:rPr>
          <w:rFonts w:ascii="Arial" w:hAnsi="Arial"/>
          <w:color w:val="808080"/>
          <w:sz w:val="18"/>
          <w:szCs w:val="18"/>
        </w:rPr>
        <w:t xml:space="preserve"> that did meet the SLA terms</w:t>
      </w:r>
      <w:r w:rsidR="00BD7360">
        <w:rPr>
          <w:rFonts w:ascii="Arial" w:hAnsi="Arial"/>
          <w:color w:val="808080"/>
          <w:sz w:val="18"/>
          <w:szCs w:val="18"/>
        </w:rPr>
        <w:t>.</w:t>
      </w:r>
    </w:p>
    <w:p w14:paraId="56F47BA7" w14:textId="77777777" w:rsidR="002603F5" w:rsidRPr="00B342EC" w:rsidRDefault="002603F5" w:rsidP="00566F74">
      <w:pPr>
        <w:numPr>
          <w:ilvl w:val="0"/>
          <w:numId w:val="8"/>
        </w:numPr>
        <w:spacing w:after="0" w:line="240" w:lineRule="auto"/>
        <w:rPr>
          <w:rFonts w:ascii="Arial" w:hAnsi="Arial"/>
          <w:color w:val="808080"/>
          <w:sz w:val="18"/>
          <w:szCs w:val="18"/>
        </w:rPr>
      </w:pPr>
      <w:r w:rsidRPr="00574C7A">
        <w:rPr>
          <w:rFonts w:ascii="Arial" w:hAnsi="Arial"/>
          <w:color w:val="808080"/>
          <w:sz w:val="18"/>
          <w:szCs w:val="18"/>
        </w:rPr>
        <w:t>Requests or services</w:t>
      </w:r>
      <w:r>
        <w:rPr>
          <w:rFonts w:ascii="Arial" w:hAnsi="Arial"/>
          <w:color w:val="808080"/>
          <w:sz w:val="18"/>
          <w:szCs w:val="18"/>
        </w:rPr>
        <w:t xml:space="preserve"> that were escalated</w:t>
      </w:r>
      <w:r w:rsidR="00BD7360">
        <w:rPr>
          <w:rFonts w:ascii="Arial" w:hAnsi="Arial"/>
          <w:color w:val="808080"/>
          <w:sz w:val="18"/>
          <w:szCs w:val="18"/>
        </w:rPr>
        <w:t>.</w:t>
      </w:r>
    </w:p>
    <w:p w14:paraId="7C38A861" w14:textId="77777777" w:rsidR="002603F5" w:rsidRPr="004B082E" w:rsidRDefault="002603F5" w:rsidP="00566F74">
      <w:pPr>
        <w:numPr>
          <w:ilvl w:val="0"/>
          <w:numId w:val="8"/>
        </w:numPr>
        <w:spacing w:after="0" w:line="240" w:lineRule="auto"/>
        <w:rPr>
          <w:rFonts w:ascii="Arial" w:hAnsi="Arial"/>
          <w:color w:val="808080"/>
          <w:sz w:val="18"/>
          <w:szCs w:val="18"/>
        </w:rPr>
      </w:pPr>
      <w:r w:rsidRPr="00574C7A">
        <w:rPr>
          <w:rFonts w:ascii="Arial" w:hAnsi="Arial"/>
          <w:color w:val="808080"/>
          <w:sz w:val="18"/>
          <w:szCs w:val="18"/>
        </w:rPr>
        <w:t>Requests or services</w:t>
      </w:r>
      <w:r>
        <w:rPr>
          <w:rFonts w:ascii="Arial" w:hAnsi="Arial"/>
          <w:color w:val="808080"/>
          <w:sz w:val="18"/>
          <w:szCs w:val="18"/>
        </w:rPr>
        <w:t xml:space="preserve"> that were escalated and the resolution to the request</w:t>
      </w:r>
      <w:r w:rsidR="00BD7360">
        <w:rPr>
          <w:rFonts w:ascii="Arial" w:hAnsi="Arial"/>
          <w:color w:val="808080"/>
          <w:sz w:val="18"/>
          <w:szCs w:val="18"/>
        </w:rPr>
        <w:t>.</w:t>
      </w:r>
    </w:p>
    <w:p w14:paraId="24A094F7" w14:textId="77777777" w:rsidR="002603F5" w:rsidRDefault="002603F5" w:rsidP="007B413F">
      <w:pPr>
        <w:spacing w:after="0"/>
        <w:rPr>
          <w:rFonts w:ascii="Arial" w:hAnsi="Arial"/>
          <w:color w:val="808080"/>
          <w:sz w:val="18"/>
          <w:szCs w:val="18"/>
        </w:rPr>
      </w:pPr>
    </w:p>
    <w:p w14:paraId="43CDFBE4" w14:textId="12AF4FB3" w:rsidR="00197496" w:rsidRDefault="002603F5" w:rsidP="007B413F">
      <w:pPr>
        <w:spacing w:after="0"/>
        <w:rPr>
          <w:rFonts w:ascii="Arial" w:hAnsi="Arial"/>
          <w:i/>
          <w:color w:val="808080"/>
          <w:sz w:val="18"/>
          <w:szCs w:val="18"/>
        </w:rPr>
      </w:pPr>
      <w:r>
        <w:rPr>
          <w:rFonts w:ascii="Arial" w:hAnsi="Arial"/>
          <w:i/>
          <w:color w:val="808080"/>
          <w:sz w:val="18"/>
          <w:szCs w:val="18"/>
        </w:rPr>
        <w:t>Note: ERT shall mean (Estimated Repair Time)</w:t>
      </w:r>
    </w:p>
    <w:p w14:paraId="6A914497" w14:textId="62014865" w:rsidR="007B413F" w:rsidRDefault="007B413F" w:rsidP="007B413F">
      <w:pPr>
        <w:spacing w:after="0"/>
        <w:rPr>
          <w:rFonts w:ascii="Arial" w:hAnsi="Arial"/>
          <w:i/>
          <w:color w:val="808080"/>
          <w:sz w:val="18"/>
          <w:szCs w:val="18"/>
        </w:rPr>
      </w:pPr>
    </w:p>
    <w:p w14:paraId="664327FA" w14:textId="77777777" w:rsidR="007B413F" w:rsidRPr="0052385B" w:rsidRDefault="007B413F" w:rsidP="007B413F">
      <w:pPr>
        <w:spacing w:after="0"/>
        <w:rPr>
          <w:rFonts w:ascii="Arial" w:hAnsi="Arial"/>
          <w:i/>
          <w:color w:val="808080"/>
          <w:sz w:val="18"/>
          <w:szCs w:val="18"/>
        </w:rPr>
      </w:pPr>
    </w:p>
    <w:tbl>
      <w:tblPr>
        <w:tblW w:w="6536" w:type="dxa"/>
        <w:tblInd w:w="1239" w:type="dxa"/>
        <w:tblLook w:val="04A0" w:firstRow="1" w:lastRow="0" w:firstColumn="1" w:lastColumn="0" w:noHBand="0" w:noVBand="1"/>
      </w:tblPr>
      <w:tblGrid>
        <w:gridCol w:w="1097"/>
        <w:gridCol w:w="1017"/>
        <w:gridCol w:w="1047"/>
        <w:gridCol w:w="1027"/>
        <w:gridCol w:w="1197"/>
        <w:gridCol w:w="1151"/>
      </w:tblGrid>
      <w:tr w:rsidR="002603F5" w:rsidRPr="00570134" w14:paraId="2A92A6BD" w14:textId="77777777" w:rsidTr="00EC4FB1">
        <w:trPr>
          <w:trHeight w:val="915"/>
        </w:trPr>
        <w:tc>
          <w:tcPr>
            <w:tcW w:w="1097" w:type="dxa"/>
            <w:tcBorders>
              <w:top w:val="single" w:sz="8" w:space="0" w:color="auto"/>
              <w:left w:val="single" w:sz="8" w:space="0" w:color="auto"/>
              <w:bottom w:val="single" w:sz="8" w:space="0" w:color="auto"/>
              <w:right w:val="single" w:sz="8" w:space="0" w:color="auto"/>
            </w:tcBorders>
            <w:shd w:val="clear" w:color="000000" w:fill="1F497D"/>
            <w:vAlign w:val="center"/>
            <w:hideMark/>
          </w:tcPr>
          <w:p w14:paraId="22A2E81F" w14:textId="77777777"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Problem Priority</w:t>
            </w:r>
          </w:p>
        </w:tc>
        <w:tc>
          <w:tcPr>
            <w:tcW w:w="1017" w:type="dxa"/>
            <w:tcBorders>
              <w:top w:val="single" w:sz="8" w:space="0" w:color="auto"/>
              <w:left w:val="nil"/>
              <w:bottom w:val="single" w:sz="8" w:space="0" w:color="auto"/>
              <w:right w:val="single" w:sz="8" w:space="0" w:color="auto"/>
            </w:tcBorders>
            <w:shd w:val="clear" w:color="000000" w:fill="1F497D"/>
            <w:vAlign w:val="center"/>
            <w:hideMark/>
          </w:tcPr>
          <w:p w14:paraId="5EAFADB3" w14:textId="77777777"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Status</w:t>
            </w:r>
          </w:p>
        </w:tc>
        <w:tc>
          <w:tcPr>
            <w:tcW w:w="1047" w:type="dxa"/>
            <w:tcBorders>
              <w:top w:val="single" w:sz="8" w:space="0" w:color="auto"/>
              <w:left w:val="nil"/>
              <w:bottom w:val="single" w:sz="8" w:space="0" w:color="auto"/>
              <w:right w:val="single" w:sz="8" w:space="0" w:color="auto"/>
            </w:tcBorders>
            <w:shd w:val="clear" w:color="000000" w:fill="1F497D"/>
            <w:vAlign w:val="center"/>
            <w:hideMark/>
          </w:tcPr>
          <w:p w14:paraId="14A78DF6" w14:textId="77777777"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Impact</w:t>
            </w:r>
          </w:p>
        </w:tc>
        <w:tc>
          <w:tcPr>
            <w:tcW w:w="1027" w:type="dxa"/>
            <w:tcBorders>
              <w:top w:val="single" w:sz="8" w:space="0" w:color="auto"/>
              <w:left w:val="nil"/>
              <w:bottom w:val="single" w:sz="8" w:space="0" w:color="auto"/>
              <w:right w:val="single" w:sz="8" w:space="0" w:color="auto"/>
            </w:tcBorders>
            <w:shd w:val="clear" w:color="000000" w:fill="1F497D"/>
            <w:vAlign w:val="center"/>
            <w:hideMark/>
          </w:tcPr>
          <w:p w14:paraId="7AFDD95A" w14:textId="77777777"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Time</w:t>
            </w:r>
          </w:p>
        </w:tc>
        <w:tc>
          <w:tcPr>
            <w:tcW w:w="1197" w:type="dxa"/>
            <w:tcBorders>
              <w:top w:val="single" w:sz="8" w:space="0" w:color="auto"/>
              <w:left w:val="nil"/>
              <w:bottom w:val="single" w:sz="8" w:space="0" w:color="auto"/>
              <w:right w:val="single" w:sz="8" w:space="0" w:color="auto"/>
            </w:tcBorders>
            <w:shd w:val="clear" w:color="000000" w:fill="1F497D"/>
            <w:vAlign w:val="center"/>
            <w:hideMark/>
          </w:tcPr>
          <w:p w14:paraId="77883A5E" w14:textId="77777777"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Type</w:t>
            </w:r>
          </w:p>
        </w:tc>
        <w:tc>
          <w:tcPr>
            <w:tcW w:w="1151" w:type="dxa"/>
            <w:tcBorders>
              <w:top w:val="single" w:sz="8" w:space="0" w:color="auto"/>
              <w:left w:val="nil"/>
              <w:bottom w:val="single" w:sz="8" w:space="0" w:color="auto"/>
              <w:right w:val="single" w:sz="8" w:space="0" w:color="auto"/>
            </w:tcBorders>
            <w:shd w:val="clear" w:color="000000" w:fill="1F497D"/>
            <w:vAlign w:val="center"/>
            <w:hideMark/>
          </w:tcPr>
          <w:p w14:paraId="40341EE9" w14:textId="77777777"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E</w:t>
            </w:r>
            <w:r>
              <w:rPr>
                <w:rFonts w:ascii="Arial" w:hAnsi="Arial" w:cs="Arial"/>
                <w:b/>
                <w:bCs/>
                <w:color w:val="FFFFFF"/>
                <w:lang w:eastAsia="en-ZA"/>
              </w:rPr>
              <w:t>RT</w:t>
            </w:r>
          </w:p>
        </w:tc>
      </w:tr>
      <w:tr w:rsidR="002603F5" w:rsidRPr="00570134" w14:paraId="79CB114F" w14:textId="77777777" w:rsidTr="00EC4FB1">
        <w:trPr>
          <w:trHeight w:val="1215"/>
        </w:trPr>
        <w:tc>
          <w:tcPr>
            <w:tcW w:w="1097" w:type="dxa"/>
            <w:tcBorders>
              <w:top w:val="nil"/>
              <w:left w:val="single" w:sz="8" w:space="0" w:color="auto"/>
              <w:bottom w:val="single" w:sz="8" w:space="0" w:color="auto"/>
              <w:right w:val="single" w:sz="8" w:space="0" w:color="auto"/>
            </w:tcBorders>
            <w:shd w:val="clear" w:color="auto" w:fill="auto"/>
            <w:vAlign w:val="center"/>
            <w:hideMark/>
          </w:tcPr>
          <w:p w14:paraId="57136F2F"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Priority 1</w:t>
            </w:r>
          </w:p>
        </w:tc>
        <w:tc>
          <w:tcPr>
            <w:tcW w:w="1017" w:type="dxa"/>
            <w:tcBorders>
              <w:top w:val="nil"/>
              <w:left w:val="nil"/>
              <w:bottom w:val="single" w:sz="8" w:space="0" w:color="auto"/>
              <w:right w:val="single" w:sz="8" w:space="0" w:color="auto"/>
            </w:tcBorders>
            <w:shd w:val="clear" w:color="auto" w:fill="auto"/>
            <w:vAlign w:val="center"/>
            <w:hideMark/>
          </w:tcPr>
          <w:p w14:paraId="1F9D45B4"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Mission critical</w:t>
            </w:r>
          </w:p>
        </w:tc>
        <w:tc>
          <w:tcPr>
            <w:tcW w:w="1047" w:type="dxa"/>
            <w:tcBorders>
              <w:top w:val="nil"/>
              <w:left w:val="nil"/>
              <w:bottom w:val="single" w:sz="8" w:space="0" w:color="auto"/>
              <w:right w:val="single" w:sz="8" w:space="0" w:color="auto"/>
            </w:tcBorders>
            <w:shd w:val="clear" w:color="auto" w:fill="auto"/>
            <w:vAlign w:val="center"/>
            <w:hideMark/>
          </w:tcPr>
          <w:p w14:paraId="6F87C5E2"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Serious financial impact</w:t>
            </w:r>
          </w:p>
        </w:tc>
        <w:tc>
          <w:tcPr>
            <w:tcW w:w="1027" w:type="dxa"/>
            <w:tcBorders>
              <w:top w:val="nil"/>
              <w:left w:val="nil"/>
              <w:bottom w:val="single" w:sz="8" w:space="0" w:color="auto"/>
              <w:right w:val="single" w:sz="8" w:space="0" w:color="auto"/>
            </w:tcBorders>
            <w:shd w:val="clear" w:color="auto" w:fill="auto"/>
            <w:vAlign w:val="center"/>
            <w:hideMark/>
          </w:tcPr>
          <w:p w14:paraId="46BF517B"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1 Hour Response</w:t>
            </w:r>
          </w:p>
        </w:tc>
        <w:tc>
          <w:tcPr>
            <w:tcW w:w="1197" w:type="dxa"/>
            <w:tcBorders>
              <w:top w:val="nil"/>
              <w:left w:val="nil"/>
              <w:bottom w:val="single" w:sz="8" w:space="0" w:color="auto"/>
              <w:right w:val="nil"/>
            </w:tcBorders>
            <w:shd w:val="clear" w:color="auto" w:fill="auto"/>
            <w:vAlign w:val="center"/>
            <w:hideMark/>
          </w:tcPr>
          <w:p w14:paraId="34A5C88E"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No Connectivity affecting more than 1 user</w:t>
            </w:r>
            <w:r w:rsidRPr="00570134">
              <w:rPr>
                <w:rFonts w:ascii="Arial" w:hAnsi="Arial" w:cs="Arial"/>
                <w:color w:val="000000"/>
                <w:sz w:val="16"/>
                <w:szCs w:val="16"/>
                <w:lang w:eastAsia="en-ZA"/>
              </w:rPr>
              <w:t> </w:t>
            </w:r>
          </w:p>
        </w:tc>
        <w:tc>
          <w:tcPr>
            <w:tcW w:w="1151" w:type="dxa"/>
            <w:tcBorders>
              <w:top w:val="nil"/>
              <w:left w:val="single" w:sz="8" w:space="0" w:color="auto"/>
              <w:bottom w:val="single" w:sz="8" w:space="0" w:color="auto"/>
              <w:right w:val="single" w:sz="8" w:space="0" w:color="auto"/>
            </w:tcBorders>
            <w:shd w:val="clear" w:color="auto" w:fill="auto"/>
            <w:vAlign w:val="center"/>
            <w:hideMark/>
          </w:tcPr>
          <w:p w14:paraId="570BC680"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2 Hours</w:t>
            </w:r>
          </w:p>
        </w:tc>
      </w:tr>
      <w:tr w:rsidR="002603F5" w:rsidRPr="00570134" w14:paraId="3993C50B" w14:textId="77777777" w:rsidTr="00EC4FB1">
        <w:trPr>
          <w:trHeight w:val="975"/>
        </w:trPr>
        <w:tc>
          <w:tcPr>
            <w:tcW w:w="1097" w:type="dxa"/>
            <w:tcBorders>
              <w:top w:val="nil"/>
              <w:left w:val="single" w:sz="8" w:space="0" w:color="auto"/>
              <w:bottom w:val="single" w:sz="8" w:space="0" w:color="auto"/>
              <w:right w:val="single" w:sz="8" w:space="0" w:color="auto"/>
            </w:tcBorders>
            <w:shd w:val="clear" w:color="auto" w:fill="auto"/>
            <w:vAlign w:val="center"/>
            <w:hideMark/>
          </w:tcPr>
          <w:p w14:paraId="7E640AB7"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Priority 2</w:t>
            </w:r>
          </w:p>
        </w:tc>
        <w:tc>
          <w:tcPr>
            <w:tcW w:w="1017" w:type="dxa"/>
            <w:tcBorders>
              <w:top w:val="nil"/>
              <w:left w:val="nil"/>
              <w:bottom w:val="single" w:sz="8" w:space="0" w:color="auto"/>
              <w:right w:val="single" w:sz="8" w:space="0" w:color="auto"/>
            </w:tcBorders>
            <w:shd w:val="clear" w:color="auto" w:fill="auto"/>
            <w:vAlign w:val="center"/>
            <w:hideMark/>
          </w:tcPr>
          <w:p w14:paraId="5EFC1AF8"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Extremely urgent</w:t>
            </w:r>
          </w:p>
        </w:tc>
        <w:tc>
          <w:tcPr>
            <w:tcW w:w="1047" w:type="dxa"/>
            <w:tcBorders>
              <w:top w:val="nil"/>
              <w:left w:val="nil"/>
              <w:bottom w:val="single" w:sz="8" w:space="0" w:color="auto"/>
              <w:right w:val="single" w:sz="8" w:space="0" w:color="auto"/>
            </w:tcBorders>
            <w:shd w:val="clear" w:color="auto" w:fill="auto"/>
            <w:vAlign w:val="center"/>
            <w:hideMark/>
          </w:tcPr>
          <w:p w14:paraId="08A38C1E"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Significant financial impact</w:t>
            </w:r>
          </w:p>
        </w:tc>
        <w:tc>
          <w:tcPr>
            <w:tcW w:w="1027" w:type="dxa"/>
            <w:tcBorders>
              <w:top w:val="nil"/>
              <w:left w:val="nil"/>
              <w:bottom w:val="single" w:sz="8" w:space="0" w:color="auto"/>
              <w:right w:val="single" w:sz="8" w:space="0" w:color="auto"/>
            </w:tcBorders>
            <w:shd w:val="clear" w:color="auto" w:fill="auto"/>
            <w:vAlign w:val="center"/>
            <w:hideMark/>
          </w:tcPr>
          <w:p w14:paraId="0542FD38"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3 Hour Response</w:t>
            </w:r>
          </w:p>
        </w:tc>
        <w:tc>
          <w:tcPr>
            <w:tcW w:w="1197" w:type="dxa"/>
            <w:tcBorders>
              <w:top w:val="nil"/>
              <w:left w:val="nil"/>
              <w:bottom w:val="single" w:sz="8" w:space="0" w:color="auto"/>
              <w:right w:val="nil"/>
            </w:tcBorders>
            <w:shd w:val="clear" w:color="auto" w:fill="auto"/>
            <w:vAlign w:val="center"/>
            <w:hideMark/>
          </w:tcPr>
          <w:p w14:paraId="75F90829"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No Connectivity affecting 1 User</w:t>
            </w:r>
          </w:p>
        </w:tc>
        <w:tc>
          <w:tcPr>
            <w:tcW w:w="1151" w:type="dxa"/>
            <w:tcBorders>
              <w:top w:val="nil"/>
              <w:left w:val="single" w:sz="8" w:space="0" w:color="auto"/>
              <w:bottom w:val="single" w:sz="8" w:space="0" w:color="auto"/>
              <w:right w:val="single" w:sz="8" w:space="0" w:color="auto"/>
            </w:tcBorders>
            <w:shd w:val="clear" w:color="auto" w:fill="auto"/>
            <w:vAlign w:val="center"/>
            <w:hideMark/>
          </w:tcPr>
          <w:p w14:paraId="6DBAFD49"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4 Hours</w:t>
            </w:r>
          </w:p>
        </w:tc>
      </w:tr>
      <w:tr w:rsidR="002603F5" w:rsidRPr="00570134" w14:paraId="28BDF47B" w14:textId="77777777" w:rsidTr="00EC4FB1">
        <w:trPr>
          <w:trHeight w:val="975"/>
        </w:trPr>
        <w:tc>
          <w:tcPr>
            <w:tcW w:w="1097" w:type="dxa"/>
            <w:tcBorders>
              <w:top w:val="nil"/>
              <w:left w:val="single" w:sz="8" w:space="0" w:color="auto"/>
              <w:bottom w:val="single" w:sz="8" w:space="0" w:color="auto"/>
              <w:right w:val="single" w:sz="8" w:space="0" w:color="auto"/>
            </w:tcBorders>
            <w:shd w:val="clear" w:color="auto" w:fill="auto"/>
            <w:vAlign w:val="center"/>
            <w:hideMark/>
          </w:tcPr>
          <w:p w14:paraId="74FB03A5"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Priority 3</w:t>
            </w:r>
          </w:p>
        </w:tc>
        <w:tc>
          <w:tcPr>
            <w:tcW w:w="1017" w:type="dxa"/>
            <w:tcBorders>
              <w:top w:val="nil"/>
              <w:left w:val="nil"/>
              <w:bottom w:val="single" w:sz="8" w:space="0" w:color="auto"/>
              <w:right w:val="single" w:sz="8" w:space="0" w:color="auto"/>
            </w:tcBorders>
            <w:shd w:val="clear" w:color="auto" w:fill="auto"/>
            <w:vAlign w:val="center"/>
            <w:hideMark/>
          </w:tcPr>
          <w:p w14:paraId="5CC7CA2D"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Urgent</w:t>
            </w:r>
          </w:p>
        </w:tc>
        <w:tc>
          <w:tcPr>
            <w:tcW w:w="1047" w:type="dxa"/>
            <w:tcBorders>
              <w:top w:val="nil"/>
              <w:left w:val="nil"/>
              <w:bottom w:val="single" w:sz="8" w:space="0" w:color="auto"/>
              <w:right w:val="single" w:sz="8" w:space="0" w:color="auto"/>
            </w:tcBorders>
            <w:shd w:val="clear" w:color="auto" w:fill="auto"/>
            <w:vAlign w:val="center"/>
            <w:hideMark/>
          </w:tcPr>
          <w:p w14:paraId="77A3F64A"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Medium financial impact</w:t>
            </w:r>
          </w:p>
        </w:tc>
        <w:tc>
          <w:tcPr>
            <w:tcW w:w="1027" w:type="dxa"/>
            <w:tcBorders>
              <w:top w:val="nil"/>
              <w:left w:val="nil"/>
              <w:bottom w:val="single" w:sz="8" w:space="0" w:color="auto"/>
              <w:right w:val="single" w:sz="8" w:space="0" w:color="auto"/>
            </w:tcBorders>
            <w:shd w:val="clear" w:color="auto" w:fill="auto"/>
            <w:vAlign w:val="center"/>
            <w:hideMark/>
          </w:tcPr>
          <w:p w14:paraId="682C5BD5"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5 Hour Response</w:t>
            </w:r>
          </w:p>
        </w:tc>
        <w:tc>
          <w:tcPr>
            <w:tcW w:w="1197" w:type="dxa"/>
            <w:tcBorders>
              <w:top w:val="nil"/>
              <w:left w:val="nil"/>
              <w:bottom w:val="single" w:sz="8" w:space="0" w:color="auto"/>
              <w:right w:val="nil"/>
            </w:tcBorders>
            <w:shd w:val="clear" w:color="auto" w:fill="auto"/>
            <w:vAlign w:val="center"/>
            <w:hideMark/>
          </w:tcPr>
          <w:p w14:paraId="08CBEA67"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User Removal or Creation</w:t>
            </w:r>
          </w:p>
        </w:tc>
        <w:tc>
          <w:tcPr>
            <w:tcW w:w="1151" w:type="dxa"/>
            <w:tcBorders>
              <w:top w:val="nil"/>
              <w:left w:val="single" w:sz="8" w:space="0" w:color="auto"/>
              <w:bottom w:val="single" w:sz="8" w:space="0" w:color="auto"/>
              <w:right w:val="single" w:sz="8" w:space="0" w:color="auto"/>
            </w:tcBorders>
            <w:shd w:val="clear" w:color="auto" w:fill="auto"/>
            <w:vAlign w:val="center"/>
            <w:hideMark/>
          </w:tcPr>
          <w:p w14:paraId="11EC13BD"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8 Hours</w:t>
            </w:r>
          </w:p>
        </w:tc>
      </w:tr>
      <w:tr w:rsidR="002603F5" w:rsidRPr="00570134" w14:paraId="3632A0BE" w14:textId="77777777" w:rsidTr="00EC4FB1">
        <w:trPr>
          <w:trHeight w:val="735"/>
        </w:trPr>
        <w:tc>
          <w:tcPr>
            <w:tcW w:w="1097" w:type="dxa"/>
            <w:tcBorders>
              <w:top w:val="nil"/>
              <w:left w:val="single" w:sz="8" w:space="0" w:color="auto"/>
              <w:bottom w:val="single" w:sz="8" w:space="0" w:color="auto"/>
              <w:right w:val="single" w:sz="8" w:space="0" w:color="auto"/>
            </w:tcBorders>
            <w:shd w:val="clear" w:color="auto" w:fill="auto"/>
            <w:vAlign w:val="center"/>
            <w:hideMark/>
          </w:tcPr>
          <w:p w14:paraId="1A58DCB7"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lastRenderedPageBreak/>
              <w:t>Priority 4</w:t>
            </w:r>
          </w:p>
        </w:tc>
        <w:tc>
          <w:tcPr>
            <w:tcW w:w="1017" w:type="dxa"/>
            <w:tcBorders>
              <w:top w:val="nil"/>
              <w:left w:val="nil"/>
              <w:bottom w:val="single" w:sz="8" w:space="0" w:color="auto"/>
              <w:right w:val="single" w:sz="8" w:space="0" w:color="auto"/>
            </w:tcBorders>
            <w:shd w:val="clear" w:color="auto" w:fill="auto"/>
            <w:vAlign w:val="center"/>
            <w:hideMark/>
          </w:tcPr>
          <w:p w14:paraId="5E181DA3"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Medium priority</w:t>
            </w:r>
          </w:p>
        </w:tc>
        <w:tc>
          <w:tcPr>
            <w:tcW w:w="1047" w:type="dxa"/>
            <w:tcBorders>
              <w:top w:val="nil"/>
              <w:left w:val="nil"/>
              <w:bottom w:val="single" w:sz="8" w:space="0" w:color="auto"/>
              <w:right w:val="single" w:sz="8" w:space="0" w:color="auto"/>
            </w:tcBorders>
            <w:shd w:val="clear" w:color="auto" w:fill="auto"/>
            <w:vAlign w:val="center"/>
            <w:hideMark/>
          </w:tcPr>
          <w:p w14:paraId="5E35E927"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Minimal financial impact</w:t>
            </w:r>
          </w:p>
        </w:tc>
        <w:tc>
          <w:tcPr>
            <w:tcW w:w="1027" w:type="dxa"/>
            <w:tcBorders>
              <w:top w:val="nil"/>
              <w:left w:val="nil"/>
              <w:bottom w:val="single" w:sz="8" w:space="0" w:color="auto"/>
              <w:right w:val="single" w:sz="8" w:space="0" w:color="auto"/>
            </w:tcBorders>
            <w:shd w:val="clear" w:color="auto" w:fill="auto"/>
            <w:vAlign w:val="center"/>
            <w:hideMark/>
          </w:tcPr>
          <w:p w14:paraId="553E6F6F"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1 Business Day</w:t>
            </w:r>
          </w:p>
        </w:tc>
        <w:tc>
          <w:tcPr>
            <w:tcW w:w="1197" w:type="dxa"/>
            <w:tcBorders>
              <w:top w:val="nil"/>
              <w:left w:val="nil"/>
              <w:bottom w:val="single" w:sz="8" w:space="0" w:color="auto"/>
              <w:right w:val="nil"/>
            </w:tcBorders>
            <w:shd w:val="clear" w:color="auto" w:fill="auto"/>
            <w:vAlign w:val="center"/>
            <w:hideMark/>
          </w:tcPr>
          <w:p w14:paraId="5745CF3D"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Quotation</w:t>
            </w:r>
          </w:p>
        </w:tc>
        <w:tc>
          <w:tcPr>
            <w:tcW w:w="1151" w:type="dxa"/>
            <w:tcBorders>
              <w:top w:val="nil"/>
              <w:left w:val="single" w:sz="8" w:space="0" w:color="auto"/>
              <w:bottom w:val="single" w:sz="8" w:space="0" w:color="auto"/>
              <w:right w:val="single" w:sz="8" w:space="0" w:color="auto"/>
            </w:tcBorders>
            <w:shd w:val="clear" w:color="auto" w:fill="auto"/>
            <w:vAlign w:val="center"/>
            <w:hideMark/>
          </w:tcPr>
          <w:p w14:paraId="2C2C2FCD"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24 Hours</w:t>
            </w:r>
          </w:p>
        </w:tc>
      </w:tr>
      <w:tr w:rsidR="002603F5" w:rsidRPr="00570134" w14:paraId="02621889" w14:textId="77777777" w:rsidTr="00EC4FB1">
        <w:trPr>
          <w:trHeight w:val="1215"/>
        </w:trPr>
        <w:tc>
          <w:tcPr>
            <w:tcW w:w="1097" w:type="dxa"/>
            <w:tcBorders>
              <w:top w:val="nil"/>
              <w:left w:val="single" w:sz="8" w:space="0" w:color="auto"/>
              <w:bottom w:val="single" w:sz="8" w:space="0" w:color="auto"/>
              <w:right w:val="single" w:sz="8" w:space="0" w:color="auto"/>
            </w:tcBorders>
            <w:shd w:val="clear" w:color="auto" w:fill="auto"/>
            <w:vAlign w:val="center"/>
            <w:hideMark/>
          </w:tcPr>
          <w:p w14:paraId="4F4D679F"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Priority 5</w:t>
            </w:r>
          </w:p>
        </w:tc>
        <w:tc>
          <w:tcPr>
            <w:tcW w:w="1017" w:type="dxa"/>
            <w:tcBorders>
              <w:top w:val="nil"/>
              <w:left w:val="nil"/>
              <w:bottom w:val="single" w:sz="8" w:space="0" w:color="auto"/>
              <w:right w:val="single" w:sz="8" w:space="0" w:color="auto"/>
            </w:tcBorders>
            <w:shd w:val="clear" w:color="auto" w:fill="auto"/>
            <w:vAlign w:val="center"/>
            <w:hideMark/>
          </w:tcPr>
          <w:p w14:paraId="678D2D5B"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Low Priority</w:t>
            </w:r>
          </w:p>
        </w:tc>
        <w:tc>
          <w:tcPr>
            <w:tcW w:w="1047" w:type="dxa"/>
            <w:tcBorders>
              <w:top w:val="nil"/>
              <w:left w:val="nil"/>
              <w:bottom w:val="single" w:sz="8" w:space="0" w:color="auto"/>
              <w:right w:val="single" w:sz="8" w:space="0" w:color="auto"/>
            </w:tcBorders>
            <w:shd w:val="clear" w:color="auto" w:fill="auto"/>
            <w:vAlign w:val="center"/>
            <w:hideMark/>
          </w:tcPr>
          <w:p w14:paraId="2E11D9CC"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No financial impact</w:t>
            </w:r>
          </w:p>
        </w:tc>
        <w:tc>
          <w:tcPr>
            <w:tcW w:w="1027" w:type="dxa"/>
            <w:tcBorders>
              <w:top w:val="nil"/>
              <w:left w:val="nil"/>
              <w:bottom w:val="single" w:sz="8" w:space="0" w:color="auto"/>
              <w:right w:val="single" w:sz="8" w:space="0" w:color="auto"/>
            </w:tcBorders>
            <w:shd w:val="clear" w:color="auto" w:fill="auto"/>
            <w:vAlign w:val="center"/>
            <w:hideMark/>
          </w:tcPr>
          <w:p w14:paraId="7DDD2380"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2 Business Days</w:t>
            </w:r>
          </w:p>
        </w:tc>
        <w:tc>
          <w:tcPr>
            <w:tcW w:w="1197" w:type="dxa"/>
            <w:tcBorders>
              <w:top w:val="nil"/>
              <w:left w:val="nil"/>
              <w:bottom w:val="single" w:sz="8" w:space="0" w:color="auto"/>
              <w:right w:val="nil"/>
            </w:tcBorders>
            <w:shd w:val="clear" w:color="auto" w:fill="auto"/>
            <w:vAlign w:val="center"/>
            <w:hideMark/>
          </w:tcPr>
          <w:p w14:paraId="27A7CEC7" w14:textId="3C4DC9B7" w:rsidR="002603F5" w:rsidRPr="00570134" w:rsidRDefault="0052385B" w:rsidP="00CD59EC">
            <w:pPr>
              <w:rPr>
                <w:rFonts w:ascii="Arial" w:hAnsi="Arial" w:cs="Arial"/>
                <w:color w:val="808080"/>
                <w:sz w:val="18"/>
                <w:szCs w:val="18"/>
                <w:lang w:eastAsia="en-ZA"/>
              </w:rPr>
            </w:pPr>
            <w:r>
              <w:rPr>
                <w:rFonts w:ascii="Arial" w:hAnsi="Arial" w:cs="Arial"/>
                <w:color w:val="808080"/>
                <w:sz w:val="18"/>
                <w:szCs w:val="18"/>
                <w:lang w:eastAsia="en-ZA"/>
              </w:rPr>
              <w:t>Hardware</w:t>
            </w:r>
            <w:r w:rsidR="002603F5" w:rsidRPr="00570134">
              <w:rPr>
                <w:rFonts w:ascii="Arial" w:hAnsi="Arial" w:cs="Arial"/>
                <w:color w:val="808080"/>
                <w:sz w:val="18"/>
                <w:szCs w:val="18"/>
                <w:lang w:eastAsia="en-ZA"/>
              </w:rPr>
              <w:t xml:space="preserve"> / </w:t>
            </w:r>
            <w:r>
              <w:rPr>
                <w:rFonts w:ascii="Arial" w:hAnsi="Arial" w:cs="Arial"/>
                <w:color w:val="808080"/>
                <w:sz w:val="18"/>
                <w:szCs w:val="18"/>
                <w:lang w:eastAsia="en-ZA"/>
              </w:rPr>
              <w:t>Software</w:t>
            </w:r>
            <w:r w:rsidR="002603F5" w:rsidRPr="00570134">
              <w:rPr>
                <w:rFonts w:ascii="Arial" w:hAnsi="Arial" w:cs="Arial"/>
                <w:color w:val="808080"/>
                <w:sz w:val="18"/>
                <w:szCs w:val="18"/>
                <w:lang w:eastAsia="en-ZA"/>
              </w:rPr>
              <w:t xml:space="preserve"> Delivery, General Queries</w:t>
            </w:r>
          </w:p>
        </w:tc>
        <w:tc>
          <w:tcPr>
            <w:tcW w:w="1151" w:type="dxa"/>
            <w:tcBorders>
              <w:top w:val="nil"/>
              <w:left w:val="single" w:sz="8" w:space="0" w:color="auto"/>
              <w:bottom w:val="single" w:sz="8" w:space="0" w:color="auto"/>
              <w:right w:val="single" w:sz="8" w:space="0" w:color="auto"/>
            </w:tcBorders>
            <w:shd w:val="clear" w:color="auto" w:fill="auto"/>
            <w:vAlign w:val="center"/>
            <w:hideMark/>
          </w:tcPr>
          <w:p w14:paraId="6BB463B5"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48 Hours</w:t>
            </w:r>
          </w:p>
        </w:tc>
      </w:tr>
    </w:tbl>
    <w:p w14:paraId="457D7E0E" w14:textId="77777777" w:rsidR="0015021A" w:rsidRDefault="0015021A" w:rsidP="002603F5">
      <w:pPr>
        <w:rPr>
          <w:rFonts w:ascii="Arial"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1353FF37" w14:textId="77777777" w:rsidTr="00CD59EC">
        <w:tc>
          <w:tcPr>
            <w:tcW w:w="8522" w:type="dxa"/>
          </w:tcPr>
          <w:p w14:paraId="0B992A0A" w14:textId="77777777" w:rsidR="002603F5" w:rsidRPr="00022034" w:rsidRDefault="00DD59C3" w:rsidP="00DA00D3">
            <w:pPr>
              <w:pStyle w:val="Heading2"/>
              <w:keepNext/>
              <w:numPr>
                <w:ilvl w:val="1"/>
                <w:numId w:val="1"/>
              </w:numPr>
              <w:spacing w:before="240" w:after="120" w:line="240" w:lineRule="auto"/>
              <w:ind w:left="576" w:hanging="576"/>
            </w:pPr>
            <w:bookmarkStart w:id="327" w:name="_Toc15638134"/>
            <w:bookmarkStart w:id="328" w:name="_Toc195708239"/>
            <w:r>
              <w:t>SCHEDULE G</w:t>
            </w:r>
            <w:r w:rsidR="002603F5" w:rsidRPr="00022034">
              <w:t xml:space="preserve"> – SUPPORT &amp; SERVICE DESK SERVICES</w:t>
            </w:r>
            <w:bookmarkEnd w:id="327"/>
            <w:bookmarkEnd w:id="328"/>
          </w:p>
          <w:p w14:paraId="0DEE8AEB" w14:textId="77777777" w:rsidR="002603F5" w:rsidRDefault="002603F5" w:rsidP="00CD59EC">
            <w:pPr>
              <w:rPr>
                <w:rFonts w:ascii="Arial" w:hAnsi="Arial"/>
              </w:rPr>
            </w:pPr>
          </w:p>
        </w:tc>
      </w:tr>
    </w:tbl>
    <w:p w14:paraId="0012C3BA" w14:textId="77777777" w:rsidR="007B413F" w:rsidRPr="00D27359" w:rsidRDefault="007B413F" w:rsidP="00D27359">
      <w:pPr>
        <w:spacing w:after="0"/>
        <w:rPr>
          <w:rFonts w:ascii="Arial" w:hAnsi="Arial" w:cs="Arial"/>
          <w:color w:val="808080" w:themeColor="background1" w:themeShade="80"/>
          <w:sz w:val="24"/>
          <w:szCs w:val="24"/>
        </w:rPr>
      </w:pPr>
    </w:p>
    <w:p w14:paraId="642647A5" w14:textId="524CA23E" w:rsidR="007B413F" w:rsidRPr="00A467E2" w:rsidRDefault="00A467E2" w:rsidP="007B413F">
      <w:pPr>
        <w:spacing w:after="0"/>
        <w:rPr>
          <w:rFonts w:ascii="Arial" w:hAnsi="Arial" w:cs="Arial"/>
          <w:color w:val="808080" w:themeColor="background1" w:themeShade="80"/>
          <w:sz w:val="18"/>
          <w:szCs w:val="18"/>
        </w:rPr>
      </w:pPr>
      <w:r>
        <w:rPr>
          <w:rFonts w:ascii="Arial" w:hAnsi="Arial" w:cs="Arial"/>
          <w:color w:val="808080" w:themeColor="background1" w:themeShade="80"/>
          <w:sz w:val="18"/>
          <w:szCs w:val="18"/>
        </w:rPr>
        <w:t>S</w:t>
      </w:r>
      <w:r w:rsidRPr="00A467E2">
        <w:rPr>
          <w:rFonts w:ascii="Arial" w:hAnsi="Arial" w:cs="Arial"/>
          <w:color w:val="808080" w:themeColor="background1" w:themeShade="80"/>
          <w:sz w:val="18"/>
          <w:szCs w:val="18"/>
        </w:rPr>
        <w:t>chedule G outlines the details of the Service Desk services, as well as the On-site and Off-site Support services available to the Client under the terms of this Agreement.</w:t>
      </w:r>
    </w:p>
    <w:p w14:paraId="508032B9" w14:textId="77777777" w:rsidR="007B413F" w:rsidRPr="007B413F" w:rsidRDefault="007B413F" w:rsidP="007B413F">
      <w:pPr>
        <w:spacing w:after="0"/>
        <w:rPr>
          <w:rFonts w:ascii="Arial" w:hAnsi="Arial"/>
          <w:color w:val="808080"/>
          <w:sz w:val="18"/>
          <w:szCs w:val="18"/>
        </w:rPr>
      </w:pPr>
    </w:p>
    <w:p w14:paraId="66472966" w14:textId="76490FA1" w:rsidR="007B413F" w:rsidRPr="00D27359" w:rsidRDefault="002603F5" w:rsidP="007B413F">
      <w:pPr>
        <w:pStyle w:val="Heading3"/>
        <w:keepNext/>
        <w:numPr>
          <w:ilvl w:val="2"/>
          <w:numId w:val="1"/>
        </w:numPr>
        <w:tabs>
          <w:tab w:val="left" w:pos="0"/>
        </w:tabs>
        <w:spacing w:after="0" w:line="240" w:lineRule="auto"/>
        <w:ind w:left="720"/>
        <w:rPr>
          <w:sz w:val="24"/>
        </w:rPr>
      </w:pPr>
      <w:bookmarkStart w:id="329" w:name="_Toc15906955"/>
      <w:bookmarkStart w:id="330" w:name="_Toc15907479"/>
      <w:bookmarkStart w:id="331" w:name="_Toc15908493"/>
      <w:bookmarkStart w:id="332" w:name="_Toc15923530"/>
      <w:bookmarkStart w:id="333" w:name="_Toc15925232"/>
      <w:bookmarkStart w:id="334" w:name="_Toc15926987"/>
      <w:bookmarkStart w:id="335" w:name="_Toc15929704"/>
      <w:bookmarkStart w:id="336" w:name="_Toc195708240"/>
      <w:r w:rsidRPr="00434D17">
        <w:rPr>
          <w:sz w:val="24"/>
        </w:rPr>
        <w:t>Problem Definition</w:t>
      </w:r>
      <w:bookmarkEnd w:id="329"/>
      <w:bookmarkEnd w:id="330"/>
      <w:bookmarkEnd w:id="331"/>
      <w:bookmarkEnd w:id="332"/>
      <w:bookmarkEnd w:id="333"/>
      <w:bookmarkEnd w:id="334"/>
      <w:bookmarkEnd w:id="335"/>
      <w:bookmarkEnd w:id="336"/>
    </w:p>
    <w:p w14:paraId="12BC89A8" w14:textId="77777777" w:rsidR="007B413F" w:rsidRDefault="007B413F" w:rsidP="007B413F">
      <w:pPr>
        <w:spacing w:after="0"/>
        <w:rPr>
          <w:rFonts w:ascii="Arial" w:hAnsi="Arial"/>
          <w:color w:val="808080"/>
          <w:sz w:val="18"/>
          <w:szCs w:val="18"/>
        </w:rPr>
      </w:pPr>
    </w:p>
    <w:p w14:paraId="4E01D11B" w14:textId="6BE98587" w:rsidR="002603F5" w:rsidRDefault="002603F5" w:rsidP="007B413F">
      <w:pPr>
        <w:spacing w:after="0"/>
        <w:rPr>
          <w:rFonts w:ascii="Arial" w:hAnsi="Arial"/>
        </w:rPr>
      </w:pPr>
      <w:r w:rsidRPr="00E934CE">
        <w:rPr>
          <w:rFonts w:ascii="Arial" w:hAnsi="Arial"/>
          <w:color w:val="808080"/>
          <w:sz w:val="18"/>
          <w:szCs w:val="18"/>
        </w:rPr>
        <w:t xml:space="preserve">The following standard problem definitions will apply to the services provided under the terms of this </w:t>
      </w:r>
      <w:r w:rsidR="0021028C">
        <w:rPr>
          <w:rFonts w:ascii="Arial" w:hAnsi="Arial"/>
          <w:color w:val="808080"/>
          <w:sz w:val="18"/>
          <w:szCs w:val="18"/>
        </w:rPr>
        <w:t>Agreement</w:t>
      </w:r>
      <w:r>
        <w:rPr>
          <w:rFonts w:ascii="Arial" w:hAnsi="Arial"/>
        </w:rPr>
        <w:t>.</w:t>
      </w:r>
    </w:p>
    <w:p w14:paraId="34CB03D9" w14:textId="77777777" w:rsidR="007B413F" w:rsidRDefault="007B413F" w:rsidP="007B413F">
      <w:pPr>
        <w:spacing w:after="0"/>
        <w:rPr>
          <w:rFonts w:ascii="Arial" w:hAnsi="Arial"/>
        </w:rPr>
      </w:pPr>
    </w:p>
    <w:tbl>
      <w:tblPr>
        <w:tblW w:w="7740" w:type="dxa"/>
        <w:tblInd w:w="93" w:type="dxa"/>
        <w:tblLook w:val="04A0" w:firstRow="1" w:lastRow="0" w:firstColumn="1" w:lastColumn="0" w:noHBand="0" w:noVBand="1"/>
      </w:tblPr>
      <w:tblGrid>
        <w:gridCol w:w="1940"/>
        <w:gridCol w:w="2700"/>
        <w:gridCol w:w="3100"/>
      </w:tblGrid>
      <w:tr w:rsidR="002603F5" w:rsidRPr="00C651C1" w14:paraId="69CEC42E" w14:textId="77777777" w:rsidTr="00CD59EC">
        <w:trPr>
          <w:trHeight w:val="690"/>
        </w:trPr>
        <w:tc>
          <w:tcPr>
            <w:tcW w:w="1940" w:type="dxa"/>
            <w:tcBorders>
              <w:top w:val="single" w:sz="8" w:space="0" w:color="auto"/>
              <w:left w:val="single" w:sz="8" w:space="0" w:color="auto"/>
              <w:bottom w:val="single" w:sz="8" w:space="0" w:color="auto"/>
              <w:right w:val="single" w:sz="8" w:space="0" w:color="auto"/>
            </w:tcBorders>
            <w:shd w:val="clear" w:color="000000" w:fill="1F497D"/>
            <w:vAlign w:val="center"/>
            <w:hideMark/>
          </w:tcPr>
          <w:p w14:paraId="36BFE29C" w14:textId="77777777" w:rsidR="002603F5" w:rsidRPr="00C651C1" w:rsidRDefault="002603F5" w:rsidP="00CD59EC">
            <w:pPr>
              <w:jc w:val="center"/>
              <w:rPr>
                <w:rFonts w:ascii="Arial" w:hAnsi="Arial" w:cs="Arial"/>
                <w:b/>
                <w:bCs/>
                <w:color w:val="FFFFFF"/>
                <w:lang w:eastAsia="en-ZA"/>
              </w:rPr>
            </w:pPr>
            <w:r w:rsidRPr="00C651C1">
              <w:rPr>
                <w:rFonts w:ascii="Arial" w:hAnsi="Arial" w:cs="Arial"/>
                <w:b/>
                <w:bCs/>
                <w:color w:val="FFFFFF"/>
                <w:lang w:eastAsia="en-ZA"/>
              </w:rPr>
              <w:t>Problem Priority</w:t>
            </w:r>
          </w:p>
        </w:tc>
        <w:tc>
          <w:tcPr>
            <w:tcW w:w="2700" w:type="dxa"/>
            <w:tcBorders>
              <w:top w:val="single" w:sz="8" w:space="0" w:color="auto"/>
              <w:left w:val="nil"/>
              <w:bottom w:val="single" w:sz="8" w:space="0" w:color="auto"/>
              <w:right w:val="single" w:sz="8" w:space="0" w:color="auto"/>
            </w:tcBorders>
            <w:shd w:val="clear" w:color="000000" w:fill="1F497D"/>
            <w:vAlign w:val="center"/>
            <w:hideMark/>
          </w:tcPr>
          <w:p w14:paraId="7A65406D" w14:textId="77777777" w:rsidR="002603F5" w:rsidRPr="00C651C1" w:rsidRDefault="002603F5" w:rsidP="00CD59EC">
            <w:pPr>
              <w:jc w:val="center"/>
              <w:rPr>
                <w:rFonts w:ascii="Arial" w:hAnsi="Arial" w:cs="Arial"/>
                <w:b/>
                <w:bCs/>
                <w:color w:val="FFFFFF"/>
                <w:lang w:eastAsia="en-ZA"/>
              </w:rPr>
            </w:pPr>
            <w:r w:rsidRPr="00C651C1">
              <w:rPr>
                <w:rFonts w:ascii="Arial" w:hAnsi="Arial" w:cs="Arial"/>
                <w:b/>
                <w:bCs/>
                <w:color w:val="FFFFFF"/>
                <w:lang w:eastAsia="en-ZA"/>
              </w:rPr>
              <w:t>Status</w:t>
            </w:r>
          </w:p>
        </w:tc>
        <w:tc>
          <w:tcPr>
            <w:tcW w:w="3100" w:type="dxa"/>
            <w:tcBorders>
              <w:top w:val="single" w:sz="8" w:space="0" w:color="auto"/>
              <w:left w:val="nil"/>
              <w:bottom w:val="single" w:sz="8" w:space="0" w:color="auto"/>
              <w:right w:val="single" w:sz="8" w:space="0" w:color="auto"/>
            </w:tcBorders>
            <w:shd w:val="clear" w:color="000000" w:fill="1F497D"/>
            <w:vAlign w:val="center"/>
            <w:hideMark/>
          </w:tcPr>
          <w:p w14:paraId="196599EC" w14:textId="77777777" w:rsidR="002603F5" w:rsidRPr="00C651C1" w:rsidRDefault="002603F5" w:rsidP="00CD59EC">
            <w:pPr>
              <w:jc w:val="center"/>
              <w:rPr>
                <w:rFonts w:ascii="Arial" w:hAnsi="Arial" w:cs="Arial"/>
                <w:b/>
                <w:bCs/>
                <w:color w:val="FFFFFF"/>
                <w:lang w:eastAsia="en-ZA"/>
              </w:rPr>
            </w:pPr>
            <w:r w:rsidRPr="00C651C1">
              <w:rPr>
                <w:rFonts w:ascii="Arial" w:hAnsi="Arial" w:cs="Arial"/>
                <w:b/>
                <w:bCs/>
                <w:color w:val="FFFFFF"/>
                <w:lang w:eastAsia="en-ZA"/>
              </w:rPr>
              <w:t>Impact</w:t>
            </w:r>
          </w:p>
        </w:tc>
      </w:tr>
      <w:tr w:rsidR="002603F5" w:rsidRPr="00C651C1" w14:paraId="73FA3E61" w14:textId="77777777" w:rsidTr="00CD59EC">
        <w:trPr>
          <w:trHeight w:val="870"/>
        </w:trPr>
        <w:tc>
          <w:tcPr>
            <w:tcW w:w="1940" w:type="dxa"/>
            <w:tcBorders>
              <w:top w:val="nil"/>
              <w:left w:val="single" w:sz="8" w:space="0" w:color="auto"/>
              <w:bottom w:val="single" w:sz="8" w:space="0" w:color="auto"/>
              <w:right w:val="single" w:sz="8" w:space="0" w:color="auto"/>
            </w:tcBorders>
            <w:shd w:val="clear" w:color="auto" w:fill="auto"/>
            <w:vAlign w:val="center"/>
            <w:hideMark/>
          </w:tcPr>
          <w:p w14:paraId="3C49038F"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Priority 1</w:t>
            </w:r>
          </w:p>
        </w:tc>
        <w:tc>
          <w:tcPr>
            <w:tcW w:w="2700" w:type="dxa"/>
            <w:tcBorders>
              <w:top w:val="nil"/>
              <w:left w:val="nil"/>
              <w:bottom w:val="single" w:sz="8" w:space="0" w:color="auto"/>
              <w:right w:val="single" w:sz="8" w:space="0" w:color="auto"/>
            </w:tcBorders>
            <w:shd w:val="clear" w:color="auto" w:fill="auto"/>
            <w:vAlign w:val="center"/>
            <w:hideMark/>
          </w:tcPr>
          <w:p w14:paraId="581A5F89"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Mission critical</w:t>
            </w:r>
          </w:p>
        </w:tc>
        <w:tc>
          <w:tcPr>
            <w:tcW w:w="3100" w:type="dxa"/>
            <w:tcBorders>
              <w:top w:val="nil"/>
              <w:left w:val="nil"/>
              <w:bottom w:val="single" w:sz="8" w:space="0" w:color="auto"/>
              <w:right w:val="single" w:sz="8" w:space="0" w:color="auto"/>
            </w:tcBorders>
            <w:shd w:val="clear" w:color="auto" w:fill="auto"/>
            <w:vAlign w:val="center"/>
            <w:hideMark/>
          </w:tcPr>
          <w:p w14:paraId="06CFFBC4"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Serious financial impact</w:t>
            </w:r>
          </w:p>
        </w:tc>
      </w:tr>
      <w:tr w:rsidR="002603F5" w:rsidRPr="00C651C1" w14:paraId="15B8BF4D" w14:textId="77777777" w:rsidTr="00CD59EC">
        <w:trPr>
          <w:trHeight w:val="1155"/>
        </w:trPr>
        <w:tc>
          <w:tcPr>
            <w:tcW w:w="1940" w:type="dxa"/>
            <w:tcBorders>
              <w:top w:val="nil"/>
              <w:left w:val="single" w:sz="8" w:space="0" w:color="auto"/>
              <w:bottom w:val="single" w:sz="8" w:space="0" w:color="auto"/>
              <w:right w:val="single" w:sz="8" w:space="0" w:color="auto"/>
            </w:tcBorders>
            <w:shd w:val="clear" w:color="auto" w:fill="auto"/>
            <w:vAlign w:val="center"/>
            <w:hideMark/>
          </w:tcPr>
          <w:p w14:paraId="62380792"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Priority 2</w:t>
            </w:r>
          </w:p>
        </w:tc>
        <w:tc>
          <w:tcPr>
            <w:tcW w:w="2700" w:type="dxa"/>
            <w:tcBorders>
              <w:top w:val="nil"/>
              <w:left w:val="nil"/>
              <w:bottom w:val="single" w:sz="8" w:space="0" w:color="auto"/>
              <w:right w:val="single" w:sz="8" w:space="0" w:color="auto"/>
            </w:tcBorders>
            <w:shd w:val="clear" w:color="auto" w:fill="auto"/>
            <w:vAlign w:val="center"/>
            <w:hideMark/>
          </w:tcPr>
          <w:p w14:paraId="1A876174"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Extremely urgent</w:t>
            </w:r>
          </w:p>
        </w:tc>
        <w:tc>
          <w:tcPr>
            <w:tcW w:w="3100" w:type="dxa"/>
            <w:tcBorders>
              <w:top w:val="nil"/>
              <w:left w:val="nil"/>
              <w:bottom w:val="single" w:sz="8" w:space="0" w:color="auto"/>
              <w:right w:val="single" w:sz="8" w:space="0" w:color="auto"/>
            </w:tcBorders>
            <w:shd w:val="clear" w:color="auto" w:fill="auto"/>
            <w:vAlign w:val="center"/>
            <w:hideMark/>
          </w:tcPr>
          <w:p w14:paraId="56B26AD1"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Significant financial impact</w:t>
            </w:r>
          </w:p>
        </w:tc>
      </w:tr>
      <w:tr w:rsidR="002603F5" w:rsidRPr="00C651C1" w14:paraId="338BC3EF" w14:textId="77777777" w:rsidTr="00CD59EC">
        <w:trPr>
          <w:trHeight w:val="870"/>
        </w:trPr>
        <w:tc>
          <w:tcPr>
            <w:tcW w:w="1940" w:type="dxa"/>
            <w:tcBorders>
              <w:top w:val="nil"/>
              <w:left w:val="single" w:sz="8" w:space="0" w:color="auto"/>
              <w:bottom w:val="single" w:sz="8" w:space="0" w:color="auto"/>
              <w:right w:val="single" w:sz="8" w:space="0" w:color="auto"/>
            </w:tcBorders>
            <w:shd w:val="clear" w:color="auto" w:fill="auto"/>
            <w:vAlign w:val="center"/>
            <w:hideMark/>
          </w:tcPr>
          <w:p w14:paraId="6B8FAB9C"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Priority 3</w:t>
            </w:r>
          </w:p>
        </w:tc>
        <w:tc>
          <w:tcPr>
            <w:tcW w:w="2700" w:type="dxa"/>
            <w:tcBorders>
              <w:top w:val="nil"/>
              <w:left w:val="nil"/>
              <w:bottom w:val="single" w:sz="8" w:space="0" w:color="auto"/>
              <w:right w:val="single" w:sz="8" w:space="0" w:color="auto"/>
            </w:tcBorders>
            <w:shd w:val="clear" w:color="auto" w:fill="auto"/>
            <w:vAlign w:val="center"/>
            <w:hideMark/>
          </w:tcPr>
          <w:p w14:paraId="01B77A2F"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Urgent</w:t>
            </w:r>
          </w:p>
        </w:tc>
        <w:tc>
          <w:tcPr>
            <w:tcW w:w="3100" w:type="dxa"/>
            <w:tcBorders>
              <w:top w:val="nil"/>
              <w:left w:val="nil"/>
              <w:bottom w:val="single" w:sz="8" w:space="0" w:color="auto"/>
              <w:right w:val="single" w:sz="8" w:space="0" w:color="auto"/>
            </w:tcBorders>
            <w:shd w:val="clear" w:color="auto" w:fill="auto"/>
            <w:vAlign w:val="center"/>
            <w:hideMark/>
          </w:tcPr>
          <w:p w14:paraId="76D70FF3"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Medium financial impact</w:t>
            </w:r>
          </w:p>
        </w:tc>
      </w:tr>
      <w:tr w:rsidR="002603F5" w:rsidRPr="00C651C1" w14:paraId="14123ABE" w14:textId="77777777" w:rsidTr="00CD59EC">
        <w:trPr>
          <w:trHeight w:val="870"/>
        </w:trPr>
        <w:tc>
          <w:tcPr>
            <w:tcW w:w="1940" w:type="dxa"/>
            <w:tcBorders>
              <w:top w:val="nil"/>
              <w:left w:val="single" w:sz="8" w:space="0" w:color="auto"/>
              <w:bottom w:val="single" w:sz="8" w:space="0" w:color="auto"/>
              <w:right w:val="single" w:sz="8" w:space="0" w:color="auto"/>
            </w:tcBorders>
            <w:shd w:val="clear" w:color="auto" w:fill="auto"/>
            <w:vAlign w:val="center"/>
            <w:hideMark/>
          </w:tcPr>
          <w:p w14:paraId="13E86C89"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Priority 4</w:t>
            </w:r>
          </w:p>
        </w:tc>
        <w:tc>
          <w:tcPr>
            <w:tcW w:w="2700" w:type="dxa"/>
            <w:tcBorders>
              <w:top w:val="nil"/>
              <w:left w:val="nil"/>
              <w:bottom w:val="single" w:sz="8" w:space="0" w:color="auto"/>
              <w:right w:val="single" w:sz="8" w:space="0" w:color="auto"/>
            </w:tcBorders>
            <w:shd w:val="clear" w:color="auto" w:fill="auto"/>
            <w:vAlign w:val="center"/>
            <w:hideMark/>
          </w:tcPr>
          <w:p w14:paraId="56988CE6"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Medium priority</w:t>
            </w:r>
          </w:p>
        </w:tc>
        <w:tc>
          <w:tcPr>
            <w:tcW w:w="3100" w:type="dxa"/>
            <w:tcBorders>
              <w:top w:val="nil"/>
              <w:left w:val="nil"/>
              <w:bottom w:val="single" w:sz="8" w:space="0" w:color="auto"/>
              <w:right w:val="single" w:sz="8" w:space="0" w:color="auto"/>
            </w:tcBorders>
            <w:shd w:val="clear" w:color="auto" w:fill="auto"/>
            <w:vAlign w:val="center"/>
            <w:hideMark/>
          </w:tcPr>
          <w:p w14:paraId="3562382F"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Minimal financial impact</w:t>
            </w:r>
          </w:p>
        </w:tc>
      </w:tr>
      <w:tr w:rsidR="002603F5" w:rsidRPr="00C651C1" w14:paraId="1BC1CA0A" w14:textId="77777777" w:rsidTr="003E36F9">
        <w:trPr>
          <w:trHeight w:val="870"/>
        </w:trPr>
        <w:tc>
          <w:tcPr>
            <w:tcW w:w="1940" w:type="dxa"/>
            <w:tcBorders>
              <w:top w:val="nil"/>
              <w:left w:val="single" w:sz="8" w:space="0" w:color="auto"/>
              <w:bottom w:val="single" w:sz="4" w:space="0" w:color="auto"/>
              <w:right w:val="single" w:sz="8" w:space="0" w:color="auto"/>
            </w:tcBorders>
            <w:shd w:val="clear" w:color="auto" w:fill="auto"/>
            <w:vAlign w:val="center"/>
            <w:hideMark/>
          </w:tcPr>
          <w:p w14:paraId="1A64526F"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Priority 5</w:t>
            </w:r>
          </w:p>
        </w:tc>
        <w:tc>
          <w:tcPr>
            <w:tcW w:w="2700" w:type="dxa"/>
            <w:tcBorders>
              <w:top w:val="nil"/>
              <w:left w:val="nil"/>
              <w:bottom w:val="single" w:sz="4" w:space="0" w:color="auto"/>
              <w:right w:val="single" w:sz="8" w:space="0" w:color="auto"/>
            </w:tcBorders>
            <w:shd w:val="clear" w:color="auto" w:fill="auto"/>
            <w:vAlign w:val="center"/>
            <w:hideMark/>
          </w:tcPr>
          <w:p w14:paraId="15BB23C6"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Low Priority</w:t>
            </w:r>
          </w:p>
        </w:tc>
        <w:tc>
          <w:tcPr>
            <w:tcW w:w="3100" w:type="dxa"/>
            <w:tcBorders>
              <w:top w:val="nil"/>
              <w:left w:val="nil"/>
              <w:bottom w:val="single" w:sz="4" w:space="0" w:color="auto"/>
              <w:right w:val="single" w:sz="8" w:space="0" w:color="auto"/>
            </w:tcBorders>
            <w:shd w:val="clear" w:color="auto" w:fill="auto"/>
            <w:vAlign w:val="center"/>
            <w:hideMark/>
          </w:tcPr>
          <w:p w14:paraId="4758264A"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No financial impact</w:t>
            </w:r>
          </w:p>
        </w:tc>
      </w:tr>
    </w:tbl>
    <w:p w14:paraId="5421268D" w14:textId="77777777" w:rsidR="00D27359" w:rsidRPr="00D27359" w:rsidRDefault="00D27359" w:rsidP="00D27359">
      <w:bookmarkStart w:id="337" w:name="t4_3"/>
      <w:bookmarkStart w:id="338" w:name="_Toc15906956"/>
      <w:bookmarkStart w:id="339" w:name="_Toc15907480"/>
      <w:bookmarkStart w:id="340" w:name="_Toc15908494"/>
      <w:bookmarkStart w:id="341" w:name="_Toc15923531"/>
      <w:bookmarkStart w:id="342" w:name="_Toc15925233"/>
      <w:bookmarkStart w:id="343" w:name="_Toc15926988"/>
      <w:bookmarkStart w:id="344" w:name="_Toc15929705"/>
      <w:bookmarkEnd w:id="337"/>
    </w:p>
    <w:p w14:paraId="72BDBA7D" w14:textId="00D176BA" w:rsidR="00496E17" w:rsidRPr="00496E17" w:rsidRDefault="002603F5" w:rsidP="00DA00D3">
      <w:pPr>
        <w:pStyle w:val="Heading3"/>
        <w:keepNext/>
        <w:numPr>
          <w:ilvl w:val="2"/>
          <w:numId w:val="1"/>
        </w:numPr>
        <w:tabs>
          <w:tab w:val="left" w:pos="0"/>
        </w:tabs>
        <w:spacing w:after="0" w:line="240" w:lineRule="auto"/>
        <w:ind w:left="720"/>
        <w:rPr>
          <w:sz w:val="24"/>
        </w:rPr>
      </w:pPr>
      <w:bookmarkStart w:id="345" w:name="_Toc195708241"/>
      <w:r w:rsidRPr="00434D17">
        <w:rPr>
          <w:sz w:val="24"/>
        </w:rPr>
        <w:t>Problem Escalation</w:t>
      </w:r>
      <w:bookmarkEnd w:id="338"/>
      <w:bookmarkEnd w:id="339"/>
      <w:bookmarkEnd w:id="340"/>
      <w:bookmarkEnd w:id="341"/>
      <w:bookmarkEnd w:id="342"/>
      <w:bookmarkEnd w:id="343"/>
      <w:bookmarkEnd w:id="344"/>
      <w:bookmarkEnd w:id="345"/>
    </w:p>
    <w:p w14:paraId="3F5BD578" w14:textId="77777777" w:rsidR="007B413F" w:rsidRDefault="007B413F" w:rsidP="007B413F">
      <w:pPr>
        <w:pStyle w:val="BodyText"/>
        <w:spacing w:after="0"/>
        <w:rPr>
          <w:color w:val="808080"/>
          <w:sz w:val="18"/>
          <w:szCs w:val="18"/>
        </w:rPr>
      </w:pPr>
    </w:p>
    <w:p w14:paraId="0B6146E0" w14:textId="0EBE883D" w:rsidR="00D27359" w:rsidRDefault="00A467E2" w:rsidP="00D27359">
      <w:pPr>
        <w:spacing w:after="0"/>
        <w:rPr>
          <w:rFonts w:ascii="Arial" w:hAnsi="Arial" w:cs="Arial"/>
          <w:color w:val="808080" w:themeColor="background1" w:themeShade="80"/>
          <w:sz w:val="18"/>
          <w:szCs w:val="18"/>
        </w:rPr>
      </w:pPr>
      <w:r w:rsidRPr="00A467E2">
        <w:rPr>
          <w:rFonts w:ascii="Arial" w:hAnsi="Arial" w:cs="Arial"/>
          <w:color w:val="808080" w:themeColor="background1" w:themeShade="80"/>
          <w:sz w:val="18"/>
          <w:szCs w:val="18"/>
        </w:rPr>
        <w:t>To ensure that the Client receives senior management attention for unresolved issues, the Supplier has implemented a problem escalation procedure. This procedure ensures that any unresolved problems are promptly brought to the attention of the Supplier's operational and management personnel, with priority determined by the severity of the issue. There are five levels of problem priorities and three levels of escalation. The detailed escalation process is outlined in Schedule I of this Agreement.</w:t>
      </w:r>
    </w:p>
    <w:p w14:paraId="3E7D4DB9" w14:textId="77777777" w:rsidR="00D27359" w:rsidRPr="00D27359" w:rsidRDefault="00D27359" w:rsidP="00D27359">
      <w:pPr>
        <w:spacing w:after="0"/>
        <w:rPr>
          <w:rFonts w:ascii="Arial" w:hAnsi="Arial" w:cs="Arial"/>
          <w:color w:val="808080" w:themeColor="background1" w:themeShade="80"/>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610D25DE" w14:textId="77777777" w:rsidTr="00CD59EC">
        <w:tc>
          <w:tcPr>
            <w:tcW w:w="8522" w:type="dxa"/>
          </w:tcPr>
          <w:p w14:paraId="594EE8CB" w14:textId="052C5139" w:rsidR="002603F5" w:rsidRPr="00022034" w:rsidRDefault="00DD59C3" w:rsidP="00DA00D3">
            <w:pPr>
              <w:pStyle w:val="Heading2"/>
              <w:keepNext/>
              <w:numPr>
                <w:ilvl w:val="1"/>
                <w:numId w:val="1"/>
              </w:numPr>
              <w:spacing w:before="240" w:after="120" w:line="240" w:lineRule="auto"/>
              <w:ind w:left="576" w:hanging="576"/>
            </w:pPr>
            <w:bookmarkStart w:id="346" w:name="_Toc195708242"/>
            <w:bookmarkStart w:id="347" w:name="_Toc15638135"/>
            <w:r>
              <w:lastRenderedPageBreak/>
              <w:t>SCHEDULE H</w:t>
            </w:r>
            <w:r w:rsidR="002603F5" w:rsidRPr="00022034">
              <w:t xml:space="preserve"> –</w:t>
            </w:r>
            <w:r w:rsidR="006C5352">
              <w:t xml:space="preserve"> FEES AND EXPENSES</w:t>
            </w:r>
            <w:bookmarkEnd w:id="346"/>
            <w:r w:rsidR="002603F5" w:rsidRPr="00022034">
              <w:t xml:space="preserve"> </w:t>
            </w:r>
            <w:bookmarkEnd w:id="347"/>
          </w:p>
          <w:p w14:paraId="43459FB8" w14:textId="77777777" w:rsidR="002603F5" w:rsidRDefault="002603F5" w:rsidP="00CD59EC">
            <w:pPr>
              <w:rPr>
                <w:rFonts w:ascii="Arial" w:hAnsi="Arial"/>
              </w:rPr>
            </w:pPr>
          </w:p>
        </w:tc>
      </w:tr>
    </w:tbl>
    <w:p w14:paraId="6F664524" w14:textId="77777777" w:rsidR="00496E17" w:rsidRDefault="00496E17" w:rsidP="00496E17">
      <w:pPr>
        <w:spacing w:after="0"/>
        <w:ind w:left="720"/>
        <w:rPr>
          <w:rFonts w:ascii="Arial" w:hAnsi="Arial"/>
        </w:rPr>
      </w:pPr>
    </w:p>
    <w:p w14:paraId="73657A24" w14:textId="6A820271" w:rsidR="00496E17" w:rsidRDefault="00A467E2" w:rsidP="00A56168">
      <w:pPr>
        <w:spacing w:after="0"/>
        <w:rPr>
          <w:rFonts w:ascii="Arial" w:hAnsi="Arial" w:cs="Arial"/>
          <w:color w:val="808080" w:themeColor="background1" w:themeShade="80"/>
          <w:sz w:val="18"/>
          <w:szCs w:val="18"/>
        </w:rPr>
      </w:pPr>
      <w:r w:rsidRPr="00A467E2">
        <w:rPr>
          <w:rFonts w:ascii="Arial" w:hAnsi="Arial" w:cs="Arial"/>
          <w:color w:val="808080" w:themeColor="background1" w:themeShade="80"/>
          <w:sz w:val="18"/>
          <w:szCs w:val="18"/>
        </w:rPr>
        <w:t xml:space="preserve">Schedule H </w:t>
      </w:r>
      <w:r w:rsidRPr="00723D0A">
        <w:rPr>
          <w:rFonts w:ascii="Arial" w:hAnsi="Arial" w:cs="Arial"/>
          <w:color w:val="808080" w:themeColor="background1" w:themeShade="80"/>
          <w:sz w:val="18"/>
          <w:szCs w:val="18"/>
        </w:rPr>
        <w:t xml:space="preserve">outlines the fee structure and reimbursable </w:t>
      </w:r>
      <w:r w:rsidRPr="00A467E2">
        <w:rPr>
          <w:rFonts w:ascii="Arial" w:hAnsi="Arial" w:cs="Arial"/>
          <w:color w:val="808080" w:themeColor="background1" w:themeShade="80"/>
          <w:sz w:val="18"/>
          <w:szCs w:val="18"/>
        </w:rPr>
        <w:t>expenses that the Supplier will charge for the delivery of Standard and Non-standard Services under the terms of this Agreement.</w:t>
      </w:r>
    </w:p>
    <w:p w14:paraId="18A49852" w14:textId="77777777" w:rsidR="00A56168" w:rsidRPr="00A56168" w:rsidRDefault="00A56168" w:rsidP="00A56168">
      <w:pPr>
        <w:spacing w:after="0"/>
        <w:rPr>
          <w:rFonts w:ascii="Arial" w:hAnsi="Arial" w:cs="Arial"/>
          <w:color w:val="808080" w:themeColor="background1" w:themeShade="80"/>
          <w:sz w:val="18"/>
          <w:szCs w:val="18"/>
        </w:rPr>
      </w:pPr>
    </w:p>
    <w:p w14:paraId="33DFC0CE" w14:textId="2C37B6BA" w:rsidR="00496E17" w:rsidRPr="00723D0A" w:rsidRDefault="00A56168" w:rsidP="00A56168">
      <w:pPr>
        <w:rPr>
          <w:rFonts w:ascii="Arial" w:hAnsi="Arial" w:cs="Arial"/>
          <w:color w:val="808080" w:themeColor="background1" w:themeShade="80"/>
          <w:sz w:val="18"/>
          <w:szCs w:val="18"/>
        </w:rPr>
      </w:pPr>
      <w:r w:rsidRPr="00723D0A">
        <w:rPr>
          <w:rFonts w:ascii="Arial" w:hAnsi="Arial" w:cs="Arial"/>
          <w:color w:val="808080" w:themeColor="background1" w:themeShade="80"/>
          <w:sz w:val="18"/>
          <w:szCs w:val="18"/>
        </w:rPr>
        <w:t xml:space="preserve">Given that fees are subject to change, the Client shall refer to its monthly invoice for the most accurate rates applicable at the time of billing. </w:t>
      </w:r>
      <w:r w:rsidRPr="00723D0A">
        <w:rPr>
          <w:rFonts w:ascii="Arial" w:hAnsi="Arial" w:cs="Arial"/>
          <w:color w:val="808080" w:themeColor="background1" w:themeShade="80"/>
          <w:sz w:val="18"/>
          <w:szCs w:val="18"/>
        </w:rPr>
        <w:br/>
      </w:r>
      <w:r w:rsidRPr="00723D0A">
        <w:rPr>
          <w:rFonts w:ascii="Arial" w:hAnsi="Arial" w:cs="Arial"/>
          <w:color w:val="808080" w:themeColor="background1" w:themeShade="80"/>
          <w:sz w:val="18"/>
          <w:szCs w:val="18"/>
        </w:rPr>
        <w:br/>
        <w:t>For reference, standard pricing for</w:t>
      </w:r>
      <w:r w:rsidR="00F763E9" w:rsidRPr="00723D0A">
        <w:rPr>
          <w:rFonts w:ascii="Arial" w:hAnsi="Arial" w:cs="Arial"/>
          <w:color w:val="808080" w:themeColor="background1" w:themeShade="80"/>
          <w:sz w:val="18"/>
          <w:szCs w:val="18"/>
        </w:rPr>
        <w:t xml:space="preserve"> monthly</w:t>
      </w:r>
      <w:r w:rsidRPr="00723D0A">
        <w:rPr>
          <w:rFonts w:ascii="Arial" w:hAnsi="Arial" w:cs="Arial"/>
          <w:color w:val="808080" w:themeColor="background1" w:themeShade="80"/>
          <w:sz w:val="18"/>
          <w:szCs w:val="18"/>
        </w:rPr>
        <w:t xml:space="preserve"> base services provided, are set out below:</w:t>
      </w:r>
    </w:p>
    <w:tbl>
      <w:tblPr>
        <w:tblW w:w="9121" w:type="dxa"/>
        <w:tblLayout w:type="fixed"/>
        <w:tblCellMar>
          <w:left w:w="0" w:type="dxa"/>
          <w:right w:w="0" w:type="dxa"/>
        </w:tblCellMar>
        <w:tblLook w:val="01E0" w:firstRow="1" w:lastRow="1" w:firstColumn="1" w:lastColumn="1" w:noHBand="0" w:noVBand="0"/>
      </w:tblPr>
      <w:tblGrid>
        <w:gridCol w:w="4804"/>
        <w:gridCol w:w="2450"/>
        <w:gridCol w:w="1867"/>
      </w:tblGrid>
      <w:tr w:rsidR="00723D0A" w:rsidRPr="00723D0A" w14:paraId="58B48434" w14:textId="77777777" w:rsidTr="00CB56C2">
        <w:trPr>
          <w:trHeight w:val="238"/>
        </w:trPr>
        <w:tc>
          <w:tcPr>
            <w:tcW w:w="4804" w:type="dxa"/>
          </w:tcPr>
          <w:p w14:paraId="0AD82AE8" w14:textId="77777777" w:rsidR="00AD4FC3" w:rsidRPr="00723D0A" w:rsidRDefault="00AD4FC3" w:rsidP="00726EDC">
            <w:pPr>
              <w:pStyle w:val="TableParagraph"/>
              <w:ind w:left="102"/>
              <w:jc w:val="left"/>
              <w:rPr>
                <w:color w:val="808080" w:themeColor="background1" w:themeShade="80"/>
                <w:sz w:val="18"/>
                <w:szCs w:val="18"/>
              </w:rPr>
            </w:pPr>
            <w:r w:rsidRPr="00723D0A">
              <w:rPr>
                <w:color w:val="808080" w:themeColor="background1" w:themeShade="80"/>
                <w:w w:val="105"/>
                <w:sz w:val="18"/>
                <w:szCs w:val="18"/>
              </w:rPr>
              <w:t>Server</w:t>
            </w:r>
            <w:r w:rsidRPr="00723D0A">
              <w:rPr>
                <w:color w:val="808080" w:themeColor="background1" w:themeShade="80"/>
                <w:spacing w:val="-9"/>
                <w:w w:val="105"/>
                <w:sz w:val="18"/>
                <w:szCs w:val="18"/>
              </w:rPr>
              <w:t xml:space="preserve"> </w:t>
            </w:r>
            <w:r w:rsidRPr="00723D0A">
              <w:rPr>
                <w:color w:val="808080" w:themeColor="background1" w:themeShade="80"/>
                <w:w w:val="105"/>
                <w:sz w:val="18"/>
                <w:szCs w:val="18"/>
              </w:rPr>
              <w:t>-</w:t>
            </w:r>
            <w:r w:rsidRPr="00723D0A">
              <w:rPr>
                <w:color w:val="808080" w:themeColor="background1" w:themeShade="80"/>
                <w:spacing w:val="-8"/>
                <w:w w:val="105"/>
                <w:sz w:val="18"/>
                <w:szCs w:val="18"/>
              </w:rPr>
              <w:t xml:space="preserve"> </w:t>
            </w:r>
            <w:r w:rsidRPr="00723D0A">
              <w:rPr>
                <w:color w:val="808080" w:themeColor="background1" w:themeShade="80"/>
                <w:w w:val="105"/>
                <w:sz w:val="18"/>
                <w:szCs w:val="18"/>
              </w:rPr>
              <w:t>Virtual</w:t>
            </w:r>
            <w:r w:rsidRPr="00723D0A">
              <w:rPr>
                <w:color w:val="808080" w:themeColor="background1" w:themeShade="80"/>
                <w:spacing w:val="-9"/>
                <w:w w:val="105"/>
                <w:sz w:val="18"/>
                <w:szCs w:val="18"/>
              </w:rPr>
              <w:t xml:space="preserve"> </w:t>
            </w:r>
            <w:r w:rsidRPr="00723D0A">
              <w:rPr>
                <w:color w:val="808080" w:themeColor="background1" w:themeShade="80"/>
                <w:w w:val="105"/>
                <w:sz w:val="18"/>
                <w:szCs w:val="18"/>
              </w:rPr>
              <w:t>Server</w:t>
            </w:r>
            <w:r w:rsidRPr="00723D0A">
              <w:rPr>
                <w:color w:val="808080" w:themeColor="background1" w:themeShade="80"/>
                <w:spacing w:val="-8"/>
                <w:w w:val="105"/>
                <w:sz w:val="18"/>
                <w:szCs w:val="18"/>
              </w:rPr>
              <w:t xml:space="preserve"> </w:t>
            </w:r>
            <w:r w:rsidRPr="00723D0A">
              <w:rPr>
                <w:color w:val="808080" w:themeColor="background1" w:themeShade="80"/>
                <w:spacing w:val="-4"/>
                <w:w w:val="105"/>
                <w:sz w:val="18"/>
                <w:szCs w:val="18"/>
              </w:rPr>
              <w:t>Base</w:t>
            </w:r>
          </w:p>
        </w:tc>
        <w:tc>
          <w:tcPr>
            <w:tcW w:w="2450" w:type="dxa"/>
          </w:tcPr>
          <w:p w14:paraId="21F2CCF1" w14:textId="10AA9417" w:rsidR="00AD4FC3" w:rsidRPr="00723D0A" w:rsidRDefault="00AD4FC3" w:rsidP="00726EDC">
            <w:pPr>
              <w:pStyle w:val="TableParagraph"/>
              <w:ind w:right="244"/>
              <w:rPr>
                <w:color w:val="808080" w:themeColor="background1" w:themeShade="80"/>
                <w:sz w:val="18"/>
                <w:szCs w:val="18"/>
              </w:rPr>
            </w:pPr>
          </w:p>
        </w:tc>
        <w:tc>
          <w:tcPr>
            <w:tcW w:w="1867" w:type="dxa"/>
          </w:tcPr>
          <w:p w14:paraId="7AACF80A" w14:textId="77777777" w:rsidR="00AD4FC3" w:rsidRPr="00723D0A" w:rsidRDefault="00AD4FC3" w:rsidP="00CB56C2">
            <w:pPr>
              <w:pStyle w:val="TableParagraph"/>
              <w:ind w:right="167"/>
              <w:rPr>
                <w:color w:val="808080" w:themeColor="background1" w:themeShade="80"/>
                <w:sz w:val="18"/>
                <w:szCs w:val="18"/>
              </w:rPr>
            </w:pPr>
            <w:r w:rsidRPr="00723D0A">
              <w:rPr>
                <w:color w:val="808080" w:themeColor="background1" w:themeShade="80"/>
                <w:w w:val="105"/>
                <w:sz w:val="18"/>
                <w:szCs w:val="18"/>
              </w:rPr>
              <w:t>R</w:t>
            </w:r>
            <w:r w:rsidRPr="00723D0A">
              <w:rPr>
                <w:color w:val="808080" w:themeColor="background1" w:themeShade="80"/>
                <w:spacing w:val="-4"/>
                <w:w w:val="105"/>
                <w:sz w:val="18"/>
                <w:szCs w:val="18"/>
              </w:rPr>
              <w:t xml:space="preserve"> </w:t>
            </w:r>
            <w:r w:rsidRPr="00723D0A">
              <w:rPr>
                <w:color w:val="808080" w:themeColor="background1" w:themeShade="80"/>
                <w:spacing w:val="-2"/>
                <w:w w:val="105"/>
                <w:sz w:val="18"/>
                <w:szCs w:val="18"/>
              </w:rPr>
              <w:t>250.00</w:t>
            </w:r>
          </w:p>
        </w:tc>
      </w:tr>
      <w:tr w:rsidR="00723D0A" w:rsidRPr="00723D0A" w14:paraId="654B43EF" w14:textId="77777777" w:rsidTr="00CB56C2">
        <w:trPr>
          <w:trHeight w:val="238"/>
        </w:trPr>
        <w:tc>
          <w:tcPr>
            <w:tcW w:w="4804" w:type="dxa"/>
          </w:tcPr>
          <w:p w14:paraId="2040A060" w14:textId="77777777" w:rsidR="00AD4FC3" w:rsidRPr="00723D0A" w:rsidRDefault="00AD4FC3" w:rsidP="00726EDC">
            <w:pPr>
              <w:pStyle w:val="TableParagraph"/>
              <w:ind w:left="102"/>
              <w:jc w:val="left"/>
              <w:rPr>
                <w:color w:val="808080" w:themeColor="background1" w:themeShade="80"/>
                <w:sz w:val="18"/>
                <w:szCs w:val="18"/>
              </w:rPr>
            </w:pPr>
            <w:r w:rsidRPr="00723D0A">
              <w:rPr>
                <w:color w:val="808080" w:themeColor="background1" w:themeShade="80"/>
                <w:w w:val="105"/>
                <w:sz w:val="18"/>
                <w:szCs w:val="18"/>
              </w:rPr>
              <w:t>LIC</w:t>
            </w:r>
            <w:r w:rsidRPr="00723D0A">
              <w:rPr>
                <w:color w:val="808080" w:themeColor="background1" w:themeShade="80"/>
                <w:spacing w:val="-9"/>
                <w:w w:val="105"/>
                <w:sz w:val="18"/>
                <w:szCs w:val="18"/>
              </w:rPr>
              <w:t xml:space="preserve"> </w:t>
            </w:r>
            <w:r w:rsidRPr="00723D0A">
              <w:rPr>
                <w:color w:val="808080" w:themeColor="background1" w:themeShade="80"/>
                <w:w w:val="105"/>
                <w:sz w:val="18"/>
                <w:szCs w:val="18"/>
              </w:rPr>
              <w:t>-</w:t>
            </w:r>
            <w:r w:rsidRPr="00723D0A">
              <w:rPr>
                <w:color w:val="808080" w:themeColor="background1" w:themeShade="80"/>
                <w:spacing w:val="-8"/>
                <w:w w:val="105"/>
                <w:sz w:val="18"/>
                <w:szCs w:val="18"/>
              </w:rPr>
              <w:t xml:space="preserve"> </w:t>
            </w:r>
            <w:r w:rsidRPr="00723D0A">
              <w:rPr>
                <w:color w:val="808080" w:themeColor="background1" w:themeShade="80"/>
                <w:w w:val="105"/>
                <w:sz w:val="18"/>
                <w:szCs w:val="18"/>
              </w:rPr>
              <w:t>Windows</w:t>
            </w:r>
            <w:r w:rsidRPr="00723D0A">
              <w:rPr>
                <w:color w:val="808080" w:themeColor="background1" w:themeShade="80"/>
                <w:spacing w:val="-8"/>
                <w:w w:val="105"/>
                <w:sz w:val="18"/>
                <w:szCs w:val="18"/>
              </w:rPr>
              <w:t xml:space="preserve"> </w:t>
            </w:r>
            <w:r w:rsidRPr="00723D0A">
              <w:rPr>
                <w:color w:val="808080" w:themeColor="background1" w:themeShade="80"/>
                <w:w w:val="105"/>
                <w:sz w:val="18"/>
                <w:szCs w:val="18"/>
              </w:rPr>
              <w:t>Server</w:t>
            </w:r>
            <w:r w:rsidRPr="00723D0A">
              <w:rPr>
                <w:color w:val="808080" w:themeColor="background1" w:themeShade="80"/>
                <w:spacing w:val="-9"/>
                <w:w w:val="105"/>
                <w:sz w:val="18"/>
                <w:szCs w:val="18"/>
              </w:rPr>
              <w:t xml:space="preserve"> </w:t>
            </w:r>
            <w:r w:rsidRPr="00723D0A">
              <w:rPr>
                <w:color w:val="808080" w:themeColor="background1" w:themeShade="80"/>
                <w:spacing w:val="-4"/>
                <w:w w:val="105"/>
                <w:sz w:val="18"/>
                <w:szCs w:val="18"/>
              </w:rPr>
              <w:t>2022</w:t>
            </w:r>
          </w:p>
        </w:tc>
        <w:tc>
          <w:tcPr>
            <w:tcW w:w="2450" w:type="dxa"/>
          </w:tcPr>
          <w:p w14:paraId="6A554269" w14:textId="7AFFFF7C" w:rsidR="00AD4FC3" w:rsidRPr="00723D0A" w:rsidRDefault="00AD4FC3" w:rsidP="00726EDC">
            <w:pPr>
              <w:pStyle w:val="TableParagraph"/>
              <w:ind w:right="244"/>
              <w:rPr>
                <w:color w:val="808080" w:themeColor="background1" w:themeShade="80"/>
                <w:sz w:val="18"/>
                <w:szCs w:val="18"/>
              </w:rPr>
            </w:pPr>
          </w:p>
        </w:tc>
        <w:tc>
          <w:tcPr>
            <w:tcW w:w="1867" w:type="dxa"/>
          </w:tcPr>
          <w:p w14:paraId="63E1B78B" w14:textId="77777777" w:rsidR="00AD4FC3" w:rsidRPr="00723D0A" w:rsidRDefault="00AD4FC3" w:rsidP="00CB56C2">
            <w:pPr>
              <w:pStyle w:val="TableParagraph"/>
              <w:ind w:right="167"/>
              <w:rPr>
                <w:color w:val="808080" w:themeColor="background1" w:themeShade="80"/>
                <w:sz w:val="18"/>
                <w:szCs w:val="18"/>
              </w:rPr>
            </w:pPr>
            <w:r w:rsidRPr="00723D0A">
              <w:rPr>
                <w:color w:val="808080" w:themeColor="background1" w:themeShade="80"/>
                <w:w w:val="105"/>
                <w:sz w:val="18"/>
                <w:szCs w:val="18"/>
              </w:rPr>
              <w:t>R</w:t>
            </w:r>
            <w:r w:rsidRPr="00723D0A">
              <w:rPr>
                <w:color w:val="808080" w:themeColor="background1" w:themeShade="80"/>
                <w:spacing w:val="-4"/>
                <w:w w:val="105"/>
                <w:sz w:val="18"/>
                <w:szCs w:val="18"/>
              </w:rPr>
              <w:t xml:space="preserve"> </w:t>
            </w:r>
            <w:r w:rsidRPr="00723D0A">
              <w:rPr>
                <w:color w:val="808080" w:themeColor="background1" w:themeShade="80"/>
                <w:spacing w:val="-2"/>
                <w:w w:val="105"/>
                <w:sz w:val="18"/>
                <w:szCs w:val="18"/>
              </w:rPr>
              <w:t>495.00</w:t>
            </w:r>
          </w:p>
        </w:tc>
      </w:tr>
      <w:tr w:rsidR="00723D0A" w:rsidRPr="00723D0A" w14:paraId="271D4FE7" w14:textId="77777777" w:rsidTr="00CB56C2">
        <w:trPr>
          <w:trHeight w:val="238"/>
        </w:trPr>
        <w:tc>
          <w:tcPr>
            <w:tcW w:w="4804" w:type="dxa"/>
          </w:tcPr>
          <w:p w14:paraId="137A0C02" w14:textId="77777777" w:rsidR="00AD4FC3" w:rsidRPr="00723D0A" w:rsidRDefault="00AD4FC3" w:rsidP="00726EDC">
            <w:pPr>
              <w:pStyle w:val="TableParagraph"/>
              <w:ind w:left="102"/>
              <w:jc w:val="left"/>
              <w:rPr>
                <w:color w:val="808080" w:themeColor="background1" w:themeShade="80"/>
                <w:sz w:val="18"/>
                <w:szCs w:val="18"/>
              </w:rPr>
            </w:pPr>
            <w:r w:rsidRPr="00723D0A">
              <w:rPr>
                <w:color w:val="808080" w:themeColor="background1" w:themeShade="80"/>
                <w:w w:val="105"/>
                <w:sz w:val="18"/>
                <w:szCs w:val="18"/>
              </w:rPr>
              <w:t>vcpu</w:t>
            </w:r>
            <w:r w:rsidRPr="00723D0A">
              <w:rPr>
                <w:color w:val="808080" w:themeColor="background1" w:themeShade="80"/>
                <w:spacing w:val="-6"/>
                <w:w w:val="105"/>
                <w:sz w:val="18"/>
                <w:szCs w:val="18"/>
              </w:rPr>
              <w:t xml:space="preserve"> </w:t>
            </w:r>
            <w:r w:rsidRPr="00723D0A">
              <w:rPr>
                <w:color w:val="808080" w:themeColor="background1" w:themeShade="80"/>
                <w:w w:val="105"/>
                <w:sz w:val="18"/>
                <w:szCs w:val="18"/>
              </w:rPr>
              <w:t>-</w:t>
            </w:r>
            <w:r w:rsidRPr="00723D0A">
              <w:rPr>
                <w:color w:val="808080" w:themeColor="background1" w:themeShade="80"/>
                <w:spacing w:val="-5"/>
                <w:w w:val="105"/>
                <w:sz w:val="18"/>
                <w:szCs w:val="18"/>
              </w:rPr>
              <w:t xml:space="preserve"> </w:t>
            </w:r>
            <w:r w:rsidRPr="00723D0A">
              <w:rPr>
                <w:color w:val="808080" w:themeColor="background1" w:themeShade="80"/>
                <w:spacing w:val="-4"/>
                <w:w w:val="105"/>
                <w:sz w:val="18"/>
                <w:szCs w:val="18"/>
              </w:rPr>
              <w:t>vCPU</w:t>
            </w:r>
          </w:p>
        </w:tc>
        <w:tc>
          <w:tcPr>
            <w:tcW w:w="2450" w:type="dxa"/>
          </w:tcPr>
          <w:p w14:paraId="4C2B5695" w14:textId="49F933AE" w:rsidR="00AD4FC3" w:rsidRPr="00723D0A" w:rsidRDefault="00AD4FC3" w:rsidP="00726EDC">
            <w:pPr>
              <w:pStyle w:val="TableParagraph"/>
              <w:ind w:right="244"/>
              <w:rPr>
                <w:color w:val="808080" w:themeColor="background1" w:themeShade="80"/>
                <w:sz w:val="18"/>
                <w:szCs w:val="18"/>
              </w:rPr>
            </w:pPr>
          </w:p>
        </w:tc>
        <w:tc>
          <w:tcPr>
            <w:tcW w:w="1867" w:type="dxa"/>
          </w:tcPr>
          <w:p w14:paraId="35A57243" w14:textId="77777777" w:rsidR="00AD4FC3" w:rsidRPr="00723D0A" w:rsidRDefault="00AD4FC3" w:rsidP="00CB56C2">
            <w:pPr>
              <w:pStyle w:val="TableParagraph"/>
              <w:ind w:right="167"/>
              <w:rPr>
                <w:color w:val="808080" w:themeColor="background1" w:themeShade="80"/>
                <w:sz w:val="18"/>
                <w:szCs w:val="18"/>
              </w:rPr>
            </w:pPr>
            <w:r w:rsidRPr="00723D0A">
              <w:rPr>
                <w:color w:val="808080" w:themeColor="background1" w:themeShade="80"/>
                <w:w w:val="105"/>
                <w:sz w:val="18"/>
                <w:szCs w:val="18"/>
              </w:rPr>
              <w:t>R</w:t>
            </w:r>
            <w:r w:rsidRPr="00723D0A">
              <w:rPr>
                <w:color w:val="808080" w:themeColor="background1" w:themeShade="80"/>
                <w:spacing w:val="-4"/>
                <w:w w:val="105"/>
                <w:sz w:val="18"/>
                <w:szCs w:val="18"/>
              </w:rPr>
              <w:t xml:space="preserve"> </w:t>
            </w:r>
            <w:r w:rsidRPr="00723D0A">
              <w:rPr>
                <w:color w:val="808080" w:themeColor="background1" w:themeShade="80"/>
                <w:spacing w:val="-2"/>
                <w:w w:val="105"/>
                <w:sz w:val="18"/>
                <w:szCs w:val="18"/>
              </w:rPr>
              <w:t>125.00</w:t>
            </w:r>
          </w:p>
        </w:tc>
      </w:tr>
      <w:tr w:rsidR="00723D0A" w:rsidRPr="00723D0A" w14:paraId="1EE8FDBE" w14:textId="77777777" w:rsidTr="00CB56C2">
        <w:trPr>
          <w:trHeight w:val="238"/>
        </w:trPr>
        <w:tc>
          <w:tcPr>
            <w:tcW w:w="4804" w:type="dxa"/>
          </w:tcPr>
          <w:p w14:paraId="2A8F2969" w14:textId="77777777" w:rsidR="00AD4FC3" w:rsidRPr="00723D0A" w:rsidRDefault="00AD4FC3" w:rsidP="00726EDC">
            <w:pPr>
              <w:pStyle w:val="TableParagraph"/>
              <w:ind w:left="102"/>
              <w:jc w:val="left"/>
              <w:rPr>
                <w:color w:val="808080" w:themeColor="background1" w:themeShade="80"/>
                <w:sz w:val="18"/>
                <w:szCs w:val="18"/>
              </w:rPr>
            </w:pPr>
            <w:r w:rsidRPr="00723D0A">
              <w:rPr>
                <w:color w:val="808080" w:themeColor="background1" w:themeShade="80"/>
                <w:w w:val="105"/>
                <w:sz w:val="18"/>
                <w:szCs w:val="18"/>
              </w:rPr>
              <w:t>vram</w:t>
            </w:r>
            <w:r w:rsidRPr="00723D0A">
              <w:rPr>
                <w:color w:val="808080" w:themeColor="background1" w:themeShade="80"/>
                <w:spacing w:val="-6"/>
                <w:w w:val="105"/>
                <w:sz w:val="18"/>
                <w:szCs w:val="18"/>
              </w:rPr>
              <w:t xml:space="preserve"> </w:t>
            </w:r>
            <w:r w:rsidRPr="00723D0A">
              <w:rPr>
                <w:color w:val="808080" w:themeColor="background1" w:themeShade="80"/>
                <w:w w:val="105"/>
                <w:sz w:val="18"/>
                <w:szCs w:val="18"/>
              </w:rPr>
              <w:t>-</w:t>
            </w:r>
            <w:r w:rsidRPr="00723D0A">
              <w:rPr>
                <w:color w:val="808080" w:themeColor="background1" w:themeShade="80"/>
                <w:spacing w:val="-5"/>
                <w:w w:val="105"/>
                <w:sz w:val="18"/>
                <w:szCs w:val="18"/>
              </w:rPr>
              <w:t xml:space="preserve"> </w:t>
            </w:r>
            <w:r w:rsidRPr="00723D0A">
              <w:rPr>
                <w:color w:val="808080" w:themeColor="background1" w:themeShade="80"/>
                <w:spacing w:val="-4"/>
                <w:w w:val="105"/>
                <w:sz w:val="18"/>
                <w:szCs w:val="18"/>
              </w:rPr>
              <w:t>vRAM</w:t>
            </w:r>
          </w:p>
        </w:tc>
        <w:tc>
          <w:tcPr>
            <w:tcW w:w="2450" w:type="dxa"/>
          </w:tcPr>
          <w:p w14:paraId="5134687A" w14:textId="784068F5" w:rsidR="00AD4FC3" w:rsidRPr="00723D0A" w:rsidRDefault="00AD4FC3" w:rsidP="00726EDC">
            <w:pPr>
              <w:pStyle w:val="TableParagraph"/>
              <w:ind w:right="244"/>
              <w:rPr>
                <w:color w:val="808080" w:themeColor="background1" w:themeShade="80"/>
                <w:sz w:val="18"/>
                <w:szCs w:val="18"/>
              </w:rPr>
            </w:pPr>
          </w:p>
        </w:tc>
        <w:tc>
          <w:tcPr>
            <w:tcW w:w="1867" w:type="dxa"/>
          </w:tcPr>
          <w:p w14:paraId="6298E729" w14:textId="77777777" w:rsidR="00AD4FC3" w:rsidRPr="00723D0A" w:rsidRDefault="00AD4FC3" w:rsidP="00CB56C2">
            <w:pPr>
              <w:pStyle w:val="TableParagraph"/>
              <w:ind w:right="167"/>
              <w:rPr>
                <w:color w:val="808080" w:themeColor="background1" w:themeShade="80"/>
                <w:sz w:val="18"/>
                <w:szCs w:val="18"/>
              </w:rPr>
            </w:pPr>
            <w:r w:rsidRPr="00723D0A">
              <w:rPr>
                <w:color w:val="808080" w:themeColor="background1" w:themeShade="80"/>
                <w:w w:val="105"/>
                <w:sz w:val="18"/>
                <w:szCs w:val="18"/>
              </w:rPr>
              <w:t>R</w:t>
            </w:r>
            <w:r w:rsidRPr="00723D0A">
              <w:rPr>
                <w:color w:val="808080" w:themeColor="background1" w:themeShade="80"/>
                <w:spacing w:val="-4"/>
                <w:w w:val="105"/>
                <w:sz w:val="18"/>
                <w:szCs w:val="18"/>
              </w:rPr>
              <w:t xml:space="preserve"> 25.00</w:t>
            </w:r>
          </w:p>
        </w:tc>
      </w:tr>
      <w:tr w:rsidR="00723D0A" w:rsidRPr="00723D0A" w14:paraId="31C664B5" w14:textId="77777777" w:rsidTr="00CB56C2">
        <w:trPr>
          <w:trHeight w:val="238"/>
        </w:trPr>
        <w:tc>
          <w:tcPr>
            <w:tcW w:w="4804" w:type="dxa"/>
          </w:tcPr>
          <w:p w14:paraId="6B5B2070" w14:textId="77777777" w:rsidR="00AD4FC3" w:rsidRPr="00723D0A" w:rsidRDefault="00AD4FC3" w:rsidP="00726EDC">
            <w:pPr>
              <w:pStyle w:val="TableParagraph"/>
              <w:ind w:left="102"/>
              <w:jc w:val="left"/>
              <w:rPr>
                <w:color w:val="808080" w:themeColor="background1" w:themeShade="80"/>
                <w:sz w:val="18"/>
                <w:szCs w:val="18"/>
              </w:rPr>
            </w:pPr>
            <w:r w:rsidRPr="00723D0A">
              <w:rPr>
                <w:color w:val="808080" w:themeColor="background1" w:themeShade="80"/>
                <w:w w:val="105"/>
                <w:sz w:val="18"/>
                <w:szCs w:val="18"/>
              </w:rPr>
              <w:t>vHDD</w:t>
            </w:r>
            <w:r w:rsidRPr="00723D0A">
              <w:rPr>
                <w:color w:val="808080" w:themeColor="background1" w:themeShade="80"/>
                <w:spacing w:val="-8"/>
                <w:w w:val="105"/>
                <w:sz w:val="18"/>
                <w:szCs w:val="18"/>
              </w:rPr>
              <w:t xml:space="preserve"> </w:t>
            </w:r>
            <w:r w:rsidRPr="00723D0A">
              <w:rPr>
                <w:color w:val="808080" w:themeColor="background1" w:themeShade="80"/>
                <w:w w:val="105"/>
                <w:sz w:val="18"/>
                <w:szCs w:val="18"/>
              </w:rPr>
              <w:t>-</w:t>
            </w:r>
            <w:r w:rsidRPr="00723D0A">
              <w:rPr>
                <w:color w:val="808080" w:themeColor="background1" w:themeShade="80"/>
                <w:spacing w:val="-8"/>
                <w:w w:val="105"/>
                <w:sz w:val="18"/>
                <w:szCs w:val="18"/>
              </w:rPr>
              <w:t xml:space="preserve"> </w:t>
            </w:r>
            <w:r w:rsidRPr="00723D0A">
              <w:rPr>
                <w:color w:val="808080" w:themeColor="background1" w:themeShade="80"/>
                <w:w w:val="105"/>
                <w:sz w:val="18"/>
                <w:szCs w:val="18"/>
              </w:rPr>
              <w:t>per</w:t>
            </w:r>
            <w:r w:rsidRPr="00723D0A">
              <w:rPr>
                <w:color w:val="808080" w:themeColor="background1" w:themeShade="80"/>
                <w:spacing w:val="-7"/>
                <w:w w:val="105"/>
                <w:sz w:val="18"/>
                <w:szCs w:val="18"/>
              </w:rPr>
              <w:t xml:space="preserve"> </w:t>
            </w:r>
            <w:r w:rsidRPr="00723D0A">
              <w:rPr>
                <w:color w:val="808080" w:themeColor="background1" w:themeShade="80"/>
                <w:w w:val="105"/>
                <w:sz w:val="18"/>
                <w:szCs w:val="18"/>
              </w:rPr>
              <w:t>vHDD</w:t>
            </w:r>
            <w:r w:rsidRPr="00723D0A">
              <w:rPr>
                <w:color w:val="808080" w:themeColor="background1" w:themeShade="80"/>
                <w:spacing w:val="-8"/>
                <w:w w:val="105"/>
                <w:sz w:val="18"/>
                <w:szCs w:val="18"/>
              </w:rPr>
              <w:t xml:space="preserve"> </w:t>
            </w:r>
            <w:r w:rsidRPr="00723D0A">
              <w:rPr>
                <w:color w:val="808080" w:themeColor="background1" w:themeShade="80"/>
                <w:w w:val="105"/>
                <w:sz w:val="18"/>
                <w:szCs w:val="18"/>
              </w:rPr>
              <w:t>(SATA)</w:t>
            </w:r>
            <w:r w:rsidRPr="00723D0A">
              <w:rPr>
                <w:color w:val="808080" w:themeColor="background1" w:themeShade="80"/>
                <w:spacing w:val="-7"/>
                <w:w w:val="105"/>
                <w:sz w:val="18"/>
                <w:szCs w:val="18"/>
              </w:rPr>
              <w:t xml:space="preserve"> </w:t>
            </w:r>
            <w:r w:rsidRPr="00723D0A">
              <w:rPr>
                <w:color w:val="808080" w:themeColor="background1" w:themeShade="80"/>
                <w:w w:val="105"/>
                <w:sz w:val="18"/>
                <w:szCs w:val="18"/>
              </w:rPr>
              <w:t>per</w:t>
            </w:r>
            <w:r w:rsidRPr="00723D0A">
              <w:rPr>
                <w:color w:val="808080" w:themeColor="background1" w:themeShade="80"/>
                <w:spacing w:val="-8"/>
                <w:w w:val="105"/>
                <w:sz w:val="18"/>
                <w:szCs w:val="18"/>
              </w:rPr>
              <w:t xml:space="preserve"> </w:t>
            </w:r>
            <w:r w:rsidRPr="00723D0A">
              <w:rPr>
                <w:color w:val="808080" w:themeColor="background1" w:themeShade="80"/>
                <w:spacing w:val="-7"/>
                <w:w w:val="105"/>
                <w:sz w:val="18"/>
                <w:szCs w:val="18"/>
              </w:rPr>
              <w:t>GB</w:t>
            </w:r>
          </w:p>
        </w:tc>
        <w:tc>
          <w:tcPr>
            <w:tcW w:w="2450" w:type="dxa"/>
          </w:tcPr>
          <w:p w14:paraId="21F84E4B" w14:textId="5A077B89" w:rsidR="00AD4FC3" w:rsidRPr="00723D0A" w:rsidRDefault="00AD4FC3" w:rsidP="00726EDC">
            <w:pPr>
              <w:pStyle w:val="TableParagraph"/>
              <w:ind w:right="244"/>
              <w:rPr>
                <w:color w:val="808080" w:themeColor="background1" w:themeShade="80"/>
                <w:sz w:val="18"/>
                <w:szCs w:val="18"/>
              </w:rPr>
            </w:pPr>
          </w:p>
        </w:tc>
        <w:tc>
          <w:tcPr>
            <w:tcW w:w="1867" w:type="dxa"/>
          </w:tcPr>
          <w:p w14:paraId="4DE05269" w14:textId="77777777" w:rsidR="00AD4FC3" w:rsidRPr="00723D0A" w:rsidRDefault="00AD4FC3" w:rsidP="00CB56C2">
            <w:pPr>
              <w:pStyle w:val="TableParagraph"/>
              <w:ind w:right="167"/>
              <w:rPr>
                <w:color w:val="808080" w:themeColor="background1" w:themeShade="80"/>
                <w:sz w:val="18"/>
                <w:szCs w:val="18"/>
              </w:rPr>
            </w:pPr>
            <w:r w:rsidRPr="00723D0A">
              <w:rPr>
                <w:color w:val="808080" w:themeColor="background1" w:themeShade="80"/>
                <w:w w:val="105"/>
                <w:sz w:val="18"/>
                <w:szCs w:val="18"/>
              </w:rPr>
              <w:t>R</w:t>
            </w:r>
            <w:r w:rsidRPr="00723D0A">
              <w:rPr>
                <w:color w:val="808080" w:themeColor="background1" w:themeShade="80"/>
                <w:spacing w:val="-4"/>
                <w:w w:val="105"/>
                <w:sz w:val="18"/>
                <w:szCs w:val="18"/>
              </w:rPr>
              <w:t xml:space="preserve"> 0.15</w:t>
            </w:r>
          </w:p>
        </w:tc>
      </w:tr>
      <w:tr w:rsidR="00723D0A" w:rsidRPr="00723D0A" w14:paraId="52FC0FAE" w14:textId="77777777" w:rsidTr="00CB56C2">
        <w:trPr>
          <w:trHeight w:val="238"/>
        </w:trPr>
        <w:tc>
          <w:tcPr>
            <w:tcW w:w="4804" w:type="dxa"/>
          </w:tcPr>
          <w:p w14:paraId="23123013" w14:textId="77777777" w:rsidR="00AD4FC3" w:rsidRPr="00723D0A" w:rsidRDefault="00AD4FC3" w:rsidP="00726EDC">
            <w:pPr>
              <w:pStyle w:val="TableParagraph"/>
              <w:ind w:left="102"/>
              <w:jc w:val="left"/>
              <w:rPr>
                <w:color w:val="808080" w:themeColor="background1" w:themeShade="80"/>
                <w:sz w:val="18"/>
                <w:szCs w:val="18"/>
              </w:rPr>
            </w:pPr>
            <w:r w:rsidRPr="00723D0A">
              <w:rPr>
                <w:color w:val="808080" w:themeColor="background1" w:themeShade="80"/>
                <w:w w:val="105"/>
                <w:sz w:val="18"/>
                <w:szCs w:val="18"/>
              </w:rPr>
              <w:t>vHDD</w:t>
            </w:r>
            <w:r w:rsidRPr="00723D0A">
              <w:rPr>
                <w:color w:val="808080" w:themeColor="background1" w:themeShade="80"/>
                <w:spacing w:val="-8"/>
                <w:w w:val="105"/>
                <w:sz w:val="18"/>
                <w:szCs w:val="18"/>
              </w:rPr>
              <w:t xml:space="preserve"> </w:t>
            </w:r>
            <w:r w:rsidRPr="00723D0A">
              <w:rPr>
                <w:color w:val="808080" w:themeColor="background1" w:themeShade="80"/>
                <w:w w:val="105"/>
                <w:sz w:val="18"/>
                <w:szCs w:val="18"/>
              </w:rPr>
              <w:t>-</w:t>
            </w:r>
            <w:r w:rsidRPr="00723D0A">
              <w:rPr>
                <w:color w:val="808080" w:themeColor="background1" w:themeShade="80"/>
                <w:spacing w:val="-7"/>
                <w:w w:val="105"/>
                <w:sz w:val="18"/>
                <w:szCs w:val="18"/>
              </w:rPr>
              <w:t xml:space="preserve"> </w:t>
            </w:r>
            <w:r w:rsidRPr="00723D0A">
              <w:rPr>
                <w:color w:val="808080" w:themeColor="background1" w:themeShade="80"/>
                <w:w w:val="105"/>
                <w:sz w:val="18"/>
                <w:szCs w:val="18"/>
              </w:rPr>
              <w:t>per</w:t>
            </w:r>
            <w:r w:rsidRPr="00723D0A">
              <w:rPr>
                <w:color w:val="808080" w:themeColor="background1" w:themeShade="80"/>
                <w:spacing w:val="-7"/>
                <w:w w:val="105"/>
                <w:sz w:val="18"/>
                <w:szCs w:val="18"/>
              </w:rPr>
              <w:t xml:space="preserve"> </w:t>
            </w:r>
            <w:r w:rsidRPr="00723D0A">
              <w:rPr>
                <w:color w:val="808080" w:themeColor="background1" w:themeShade="80"/>
                <w:w w:val="105"/>
                <w:sz w:val="18"/>
                <w:szCs w:val="18"/>
              </w:rPr>
              <w:t>vHDD</w:t>
            </w:r>
            <w:r w:rsidRPr="00723D0A">
              <w:rPr>
                <w:color w:val="808080" w:themeColor="background1" w:themeShade="80"/>
                <w:spacing w:val="-7"/>
                <w:w w:val="105"/>
                <w:sz w:val="18"/>
                <w:szCs w:val="18"/>
              </w:rPr>
              <w:t xml:space="preserve"> </w:t>
            </w:r>
            <w:r w:rsidRPr="00723D0A">
              <w:rPr>
                <w:color w:val="808080" w:themeColor="background1" w:themeShade="80"/>
                <w:w w:val="105"/>
                <w:sz w:val="18"/>
                <w:szCs w:val="18"/>
              </w:rPr>
              <w:t>(SSD)</w:t>
            </w:r>
            <w:r w:rsidRPr="00723D0A">
              <w:rPr>
                <w:color w:val="808080" w:themeColor="background1" w:themeShade="80"/>
                <w:spacing w:val="-8"/>
                <w:w w:val="105"/>
                <w:sz w:val="18"/>
                <w:szCs w:val="18"/>
              </w:rPr>
              <w:t xml:space="preserve"> </w:t>
            </w:r>
            <w:r w:rsidRPr="00723D0A">
              <w:rPr>
                <w:color w:val="808080" w:themeColor="background1" w:themeShade="80"/>
                <w:w w:val="105"/>
                <w:sz w:val="18"/>
                <w:szCs w:val="18"/>
              </w:rPr>
              <w:t>per</w:t>
            </w:r>
            <w:r w:rsidRPr="00723D0A">
              <w:rPr>
                <w:color w:val="808080" w:themeColor="background1" w:themeShade="80"/>
                <w:spacing w:val="-7"/>
                <w:w w:val="105"/>
                <w:sz w:val="18"/>
                <w:szCs w:val="18"/>
              </w:rPr>
              <w:t xml:space="preserve"> GB</w:t>
            </w:r>
          </w:p>
        </w:tc>
        <w:tc>
          <w:tcPr>
            <w:tcW w:w="2450" w:type="dxa"/>
          </w:tcPr>
          <w:p w14:paraId="0BCB04D9" w14:textId="6C1B0C69" w:rsidR="00AD4FC3" w:rsidRPr="00723D0A" w:rsidRDefault="00AD4FC3" w:rsidP="00726EDC">
            <w:pPr>
              <w:pStyle w:val="TableParagraph"/>
              <w:ind w:right="244"/>
              <w:rPr>
                <w:color w:val="808080" w:themeColor="background1" w:themeShade="80"/>
                <w:sz w:val="18"/>
                <w:szCs w:val="18"/>
              </w:rPr>
            </w:pPr>
          </w:p>
        </w:tc>
        <w:tc>
          <w:tcPr>
            <w:tcW w:w="1867" w:type="dxa"/>
          </w:tcPr>
          <w:p w14:paraId="0685B84D" w14:textId="77777777" w:rsidR="00AD4FC3" w:rsidRPr="00723D0A" w:rsidRDefault="00AD4FC3" w:rsidP="00CB56C2">
            <w:pPr>
              <w:pStyle w:val="TableParagraph"/>
              <w:ind w:right="167"/>
              <w:rPr>
                <w:color w:val="808080" w:themeColor="background1" w:themeShade="80"/>
                <w:sz w:val="18"/>
                <w:szCs w:val="18"/>
              </w:rPr>
            </w:pPr>
            <w:r w:rsidRPr="00723D0A">
              <w:rPr>
                <w:color w:val="808080" w:themeColor="background1" w:themeShade="80"/>
                <w:w w:val="105"/>
                <w:sz w:val="18"/>
                <w:szCs w:val="18"/>
              </w:rPr>
              <w:t>R</w:t>
            </w:r>
            <w:r w:rsidRPr="00723D0A">
              <w:rPr>
                <w:color w:val="808080" w:themeColor="background1" w:themeShade="80"/>
                <w:spacing w:val="-4"/>
                <w:w w:val="105"/>
                <w:sz w:val="18"/>
                <w:szCs w:val="18"/>
              </w:rPr>
              <w:t xml:space="preserve"> 0.30</w:t>
            </w:r>
          </w:p>
        </w:tc>
      </w:tr>
      <w:tr w:rsidR="00723D0A" w:rsidRPr="00723D0A" w14:paraId="7E424F2B" w14:textId="77777777" w:rsidTr="00CB56C2">
        <w:trPr>
          <w:trHeight w:val="238"/>
        </w:trPr>
        <w:tc>
          <w:tcPr>
            <w:tcW w:w="4804" w:type="dxa"/>
          </w:tcPr>
          <w:p w14:paraId="2AF25869" w14:textId="77777777" w:rsidR="00AD4FC3" w:rsidRPr="00723D0A" w:rsidRDefault="00AD4FC3" w:rsidP="00726EDC">
            <w:pPr>
              <w:pStyle w:val="TableParagraph"/>
              <w:ind w:left="102"/>
              <w:jc w:val="left"/>
              <w:rPr>
                <w:color w:val="808080" w:themeColor="background1" w:themeShade="80"/>
                <w:sz w:val="18"/>
                <w:szCs w:val="18"/>
              </w:rPr>
            </w:pPr>
            <w:r w:rsidRPr="00723D0A">
              <w:rPr>
                <w:color w:val="808080" w:themeColor="background1" w:themeShade="80"/>
                <w:w w:val="105"/>
                <w:sz w:val="18"/>
                <w:szCs w:val="18"/>
              </w:rPr>
              <w:t>SS</w:t>
            </w:r>
            <w:r w:rsidRPr="00723D0A">
              <w:rPr>
                <w:color w:val="808080" w:themeColor="background1" w:themeShade="80"/>
                <w:spacing w:val="-9"/>
                <w:w w:val="105"/>
                <w:sz w:val="18"/>
                <w:szCs w:val="18"/>
              </w:rPr>
              <w:t xml:space="preserve"> </w:t>
            </w:r>
            <w:r w:rsidRPr="00723D0A">
              <w:rPr>
                <w:color w:val="808080" w:themeColor="background1" w:themeShade="80"/>
                <w:w w:val="105"/>
                <w:sz w:val="18"/>
                <w:szCs w:val="18"/>
              </w:rPr>
              <w:t>-</w:t>
            </w:r>
            <w:r w:rsidRPr="00723D0A">
              <w:rPr>
                <w:color w:val="808080" w:themeColor="background1" w:themeShade="80"/>
                <w:spacing w:val="-9"/>
                <w:w w:val="105"/>
                <w:sz w:val="18"/>
                <w:szCs w:val="18"/>
              </w:rPr>
              <w:t xml:space="preserve"> </w:t>
            </w:r>
            <w:r w:rsidRPr="00723D0A">
              <w:rPr>
                <w:color w:val="808080" w:themeColor="background1" w:themeShade="80"/>
                <w:w w:val="105"/>
                <w:sz w:val="18"/>
                <w:szCs w:val="18"/>
              </w:rPr>
              <w:t>SentinelOne</w:t>
            </w:r>
            <w:r w:rsidRPr="00723D0A">
              <w:rPr>
                <w:color w:val="808080" w:themeColor="background1" w:themeShade="80"/>
                <w:spacing w:val="-9"/>
                <w:w w:val="105"/>
                <w:sz w:val="18"/>
                <w:szCs w:val="18"/>
              </w:rPr>
              <w:t xml:space="preserve"> </w:t>
            </w:r>
            <w:r w:rsidRPr="00723D0A">
              <w:rPr>
                <w:color w:val="808080" w:themeColor="background1" w:themeShade="80"/>
                <w:spacing w:val="-2"/>
                <w:w w:val="105"/>
                <w:sz w:val="18"/>
                <w:szCs w:val="18"/>
              </w:rPr>
              <w:t>Server</w:t>
            </w:r>
          </w:p>
        </w:tc>
        <w:tc>
          <w:tcPr>
            <w:tcW w:w="2450" w:type="dxa"/>
          </w:tcPr>
          <w:p w14:paraId="2E367196" w14:textId="64B80996" w:rsidR="00AD4FC3" w:rsidRPr="00723D0A" w:rsidRDefault="00AD4FC3" w:rsidP="00726EDC">
            <w:pPr>
              <w:pStyle w:val="TableParagraph"/>
              <w:ind w:right="244"/>
              <w:rPr>
                <w:color w:val="808080" w:themeColor="background1" w:themeShade="80"/>
                <w:sz w:val="18"/>
                <w:szCs w:val="18"/>
              </w:rPr>
            </w:pPr>
          </w:p>
        </w:tc>
        <w:tc>
          <w:tcPr>
            <w:tcW w:w="1867" w:type="dxa"/>
          </w:tcPr>
          <w:p w14:paraId="79B05F3B" w14:textId="77777777" w:rsidR="00AD4FC3" w:rsidRPr="00723D0A" w:rsidRDefault="00AD4FC3" w:rsidP="00CB56C2">
            <w:pPr>
              <w:pStyle w:val="TableParagraph"/>
              <w:ind w:right="167"/>
              <w:rPr>
                <w:color w:val="808080" w:themeColor="background1" w:themeShade="80"/>
                <w:sz w:val="18"/>
                <w:szCs w:val="18"/>
              </w:rPr>
            </w:pPr>
            <w:r w:rsidRPr="00723D0A">
              <w:rPr>
                <w:color w:val="808080" w:themeColor="background1" w:themeShade="80"/>
                <w:w w:val="105"/>
                <w:sz w:val="18"/>
                <w:szCs w:val="18"/>
              </w:rPr>
              <w:t>R</w:t>
            </w:r>
            <w:r w:rsidRPr="00723D0A">
              <w:rPr>
                <w:color w:val="808080" w:themeColor="background1" w:themeShade="80"/>
                <w:spacing w:val="-4"/>
                <w:w w:val="105"/>
                <w:sz w:val="18"/>
                <w:szCs w:val="18"/>
              </w:rPr>
              <w:t xml:space="preserve"> </w:t>
            </w:r>
            <w:r w:rsidRPr="00723D0A">
              <w:rPr>
                <w:color w:val="808080" w:themeColor="background1" w:themeShade="80"/>
                <w:spacing w:val="-2"/>
                <w:w w:val="105"/>
                <w:sz w:val="18"/>
                <w:szCs w:val="18"/>
              </w:rPr>
              <w:t>150.00</w:t>
            </w:r>
          </w:p>
        </w:tc>
      </w:tr>
      <w:tr w:rsidR="00723D0A" w:rsidRPr="00723D0A" w14:paraId="5396359C" w14:textId="77777777" w:rsidTr="00CB56C2">
        <w:trPr>
          <w:trHeight w:val="238"/>
        </w:trPr>
        <w:tc>
          <w:tcPr>
            <w:tcW w:w="4804" w:type="dxa"/>
          </w:tcPr>
          <w:p w14:paraId="50E424D3" w14:textId="77777777" w:rsidR="00AD4FC3" w:rsidRPr="00723D0A" w:rsidRDefault="00AD4FC3" w:rsidP="00726EDC">
            <w:pPr>
              <w:pStyle w:val="TableParagraph"/>
              <w:ind w:left="102"/>
              <w:jc w:val="left"/>
              <w:rPr>
                <w:color w:val="808080" w:themeColor="background1" w:themeShade="80"/>
                <w:sz w:val="18"/>
                <w:szCs w:val="18"/>
              </w:rPr>
            </w:pPr>
            <w:r w:rsidRPr="00723D0A">
              <w:rPr>
                <w:color w:val="808080" w:themeColor="background1" w:themeShade="80"/>
                <w:w w:val="105"/>
                <w:sz w:val="18"/>
                <w:szCs w:val="18"/>
              </w:rPr>
              <w:t>LIC</w:t>
            </w:r>
            <w:r w:rsidRPr="00723D0A">
              <w:rPr>
                <w:color w:val="808080" w:themeColor="background1" w:themeShade="80"/>
                <w:spacing w:val="-8"/>
                <w:w w:val="105"/>
                <w:sz w:val="18"/>
                <w:szCs w:val="18"/>
              </w:rPr>
              <w:t xml:space="preserve"> </w:t>
            </w:r>
            <w:r w:rsidRPr="00723D0A">
              <w:rPr>
                <w:color w:val="808080" w:themeColor="background1" w:themeShade="80"/>
                <w:w w:val="105"/>
                <w:sz w:val="18"/>
                <w:szCs w:val="18"/>
              </w:rPr>
              <w:t>-</w:t>
            </w:r>
            <w:r w:rsidRPr="00723D0A">
              <w:rPr>
                <w:color w:val="808080" w:themeColor="background1" w:themeShade="80"/>
                <w:spacing w:val="-7"/>
                <w:w w:val="105"/>
                <w:sz w:val="18"/>
                <w:szCs w:val="18"/>
              </w:rPr>
              <w:t xml:space="preserve"> </w:t>
            </w:r>
            <w:r w:rsidRPr="00723D0A">
              <w:rPr>
                <w:color w:val="808080" w:themeColor="background1" w:themeShade="80"/>
                <w:w w:val="105"/>
                <w:sz w:val="18"/>
                <w:szCs w:val="18"/>
              </w:rPr>
              <w:t>Veeam</w:t>
            </w:r>
            <w:r w:rsidRPr="00723D0A">
              <w:rPr>
                <w:color w:val="808080" w:themeColor="background1" w:themeShade="80"/>
                <w:spacing w:val="-7"/>
                <w:w w:val="105"/>
                <w:sz w:val="18"/>
                <w:szCs w:val="18"/>
              </w:rPr>
              <w:t xml:space="preserve"> </w:t>
            </w:r>
            <w:r w:rsidRPr="00723D0A">
              <w:rPr>
                <w:color w:val="808080" w:themeColor="background1" w:themeShade="80"/>
                <w:w w:val="105"/>
                <w:sz w:val="18"/>
                <w:szCs w:val="18"/>
              </w:rPr>
              <w:t>Base</w:t>
            </w:r>
            <w:r w:rsidRPr="00723D0A">
              <w:rPr>
                <w:color w:val="808080" w:themeColor="background1" w:themeShade="80"/>
                <w:spacing w:val="-7"/>
                <w:w w:val="105"/>
                <w:sz w:val="18"/>
                <w:szCs w:val="18"/>
              </w:rPr>
              <w:t xml:space="preserve"> </w:t>
            </w:r>
            <w:r w:rsidRPr="00723D0A">
              <w:rPr>
                <w:color w:val="808080" w:themeColor="background1" w:themeShade="80"/>
                <w:spacing w:val="-2"/>
                <w:w w:val="105"/>
                <w:sz w:val="18"/>
                <w:szCs w:val="18"/>
              </w:rPr>
              <w:t>License</w:t>
            </w:r>
          </w:p>
        </w:tc>
        <w:tc>
          <w:tcPr>
            <w:tcW w:w="2450" w:type="dxa"/>
          </w:tcPr>
          <w:p w14:paraId="5B658466" w14:textId="035499A3" w:rsidR="00AD4FC3" w:rsidRPr="00723D0A" w:rsidRDefault="00AD4FC3" w:rsidP="00726EDC">
            <w:pPr>
              <w:pStyle w:val="TableParagraph"/>
              <w:ind w:right="244"/>
              <w:rPr>
                <w:color w:val="808080" w:themeColor="background1" w:themeShade="80"/>
                <w:sz w:val="18"/>
                <w:szCs w:val="18"/>
              </w:rPr>
            </w:pPr>
          </w:p>
        </w:tc>
        <w:tc>
          <w:tcPr>
            <w:tcW w:w="1867" w:type="dxa"/>
          </w:tcPr>
          <w:p w14:paraId="60951D69" w14:textId="77777777" w:rsidR="00AD4FC3" w:rsidRPr="00723D0A" w:rsidRDefault="00AD4FC3" w:rsidP="00CB56C2">
            <w:pPr>
              <w:pStyle w:val="TableParagraph"/>
              <w:ind w:right="167"/>
              <w:rPr>
                <w:color w:val="808080" w:themeColor="background1" w:themeShade="80"/>
                <w:sz w:val="18"/>
                <w:szCs w:val="18"/>
              </w:rPr>
            </w:pPr>
            <w:r w:rsidRPr="00723D0A">
              <w:rPr>
                <w:color w:val="808080" w:themeColor="background1" w:themeShade="80"/>
                <w:w w:val="105"/>
                <w:sz w:val="18"/>
                <w:szCs w:val="18"/>
              </w:rPr>
              <w:t>R</w:t>
            </w:r>
            <w:r w:rsidRPr="00723D0A">
              <w:rPr>
                <w:color w:val="808080" w:themeColor="background1" w:themeShade="80"/>
                <w:spacing w:val="-4"/>
                <w:w w:val="105"/>
                <w:sz w:val="18"/>
                <w:szCs w:val="18"/>
              </w:rPr>
              <w:t xml:space="preserve"> </w:t>
            </w:r>
            <w:r w:rsidRPr="00723D0A">
              <w:rPr>
                <w:color w:val="808080" w:themeColor="background1" w:themeShade="80"/>
                <w:spacing w:val="-2"/>
                <w:w w:val="105"/>
                <w:sz w:val="18"/>
                <w:szCs w:val="18"/>
              </w:rPr>
              <w:t>150.00</w:t>
            </w:r>
          </w:p>
        </w:tc>
      </w:tr>
      <w:tr w:rsidR="00723D0A" w:rsidRPr="00723D0A" w14:paraId="13991006" w14:textId="77777777" w:rsidTr="00CB56C2">
        <w:trPr>
          <w:trHeight w:val="238"/>
        </w:trPr>
        <w:tc>
          <w:tcPr>
            <w:tcW w:w="4804" w:type="dxa"/>
          </w:tcPr>
          <w:p w14:paraId="4493942A" w14:textId="523F64E3" w:rsidR="00AD4FC3" w:rsidRPr="00723D0A" w:rsidRDefault="00AD4FC3" w:rsidP="00726EDC">
            <w:pPr>
              <w:pStyle w:val="TableParagraph"/>
              <w:ind w:left="102"/>
              <w:jc w:val="left"/>
              <w:rPr>
                <w:color w:val="808080" w:themeColor="background1" w:themeShade="80"/>
                <w:sz w:val="18"/>
                <w:szCs w:val="18"/>
              </w:rPr>
            </w:pPr>
            <w:r w:rsidRPr="00723D0A">
              <w:rPr>
                <w:color w:val="808080" w:themeColor="background1" w:themeShade="80"/>
                <w:w w:val="105"/>
                <w:sz w:val="18"/>
                <w:szCs w:val="18"/>
              </w:rPr>
              <w:t>Backup</w:t>
            </w:r>
            <w:r w:rsidRPr="00723D0A">
              <w:rPr>
                <w:color w:val="808080" w:themeColor="background1" w:themeShade="80"/>
                <w:spacing w:val="-9"/>
                <w:w w:val="105"/>
                <w:sz w:val="18"/>
                <w:szCs w:val="18"/>
              </w:rPr>
              <w:t xml:space="preserve"> </w:t>
            </w:r>
            <w:r w:rsidRPr="00723D0A">
              <w:rPr>
                <w:color w:val="808080" w:themeColor="background1" w:themeShade="80"/>
                <w:w w:val="105"/>
                <w:sz w:val="18"/>
                <w:szCs w:val="18"/>
              </w:rPr>
              <w:t>-</w:t>
            </w:r>
            <w:r w:rsidRPr="00723D0A">
              <w:rPr>
                <w:color w:val="808080" w:themeColor="background1" w:themeShade="80"/>
                <w:spacing w:val="-9"/>
                <w:w w:val="105"/>
                <w:sz w:val="18"/>
                <w:szCs w:val="18"/>
              </w:rPr>
              <w:t xml:space="preserve"> </w:t>
            </w:r>
            <w:r w:rsidRPr="00723D0A">
              <w:rPr>
                <w:color w:val="808080" w:themeColor="background1" w:themeShade="80"/>
                <w:w w:val="105"/>
                <w:sz w:val="18"/>
                <w:szCs w:val="18"/>
              </w:rPr>
              <w:t>30</w:t>
            </w:r>
            <w:r w:rsidRPr="00723D0A">
              <w:rPr>
                <w:color w:val="808080" w:themeColor="background1" w:themeShade="80"/>
                <w:spacing w:val="-8"/>
                <w:w w:val="105"/>
                <w:sz w:val="18"/>
                <w:szCs w:val="18"/>
              </w:rPr>
              <w:t xml:space="preserve"> </w:t>
            </w:r>
            <w:r w:rsidRPr="00723D0A">
              <w:rPr>
                <w:color w:val="808080" w:themeColor="background1" w:themeShade="80"/>
                <w:w w:val="105"/>
                <w:sz w:val="18"/>
                <w:szCs w:val="18"/>
              </w:rPr>
              <w:t>Day</w:t>
            </w:r>
            <w:r w:rsidRPr="00723D0A">
              <w:rPr>
                <w:color w:val="808080" w:themeColor="background1" w:themeShade="80"/>
                <w:spacing w:val="-9"/>
                <w:w w:val="105"/>
                <w:sz w:val="18"/>
                <w:szCs w:val="18"/>
              </w:rPr>
              <w:t xml:space="preserve"> </w:t>
            </w:r>
            <w:r w:rsidR="00CB56C2" w:rsidRPr="00723D0A">
              <w:rPr>
                <w:color w:val="808080" w:themeColor="background1" w:themeShade="80"/>
                <w:w w:val="105"/>
                <w:sz w:val="18"/>
                <w:szCs w:val="18"/>
              </w:rPr>
              <w:t>Retention</w:t>
            </w:r>
            <w:r w:rsidRPr="00723D0A">
              <w:rPr>
                <w:color w:val="808080" w:themeColor="background1" w:themeShade="80"/>
                <w:spacing w:val="-8"/>
                <w:w w:val="105"/>
                <w:sz w:val="18"/>
                <w:szCs w:val="18"/>
              </w:rPr>
              <w:t xml:space="preserve"> </w:t>
            </w:r>
            <w:r w:rsidRPr="00723D0A">
              <w:rPr>
                <w:color w:val="808080" w:themeColor="background1" w:themeShade="80"/>
                <w:spacing w:val="-2"/>
                <w:w w:val="105"/>
                <w:sz w:val="18"/>
                <w:szCs w:val="18"/>
              </w:rPr>
              <w:t>(Daily)</w:t>
            </w:r>
          </w:p>
        </w:tc>
        <w:tc>
          <w:tcPr>
            <w:tcW w:w="2450" w:type="dxa"/>
          </w:tcPr>
          <w:p w14:paraId="6CA7D7B6" w14:textId="5F96A308" w:rsidR="00AD4FC3" w:rsidRPr="00723D0A" w:rsidRDefault="00AD4FC3" w:rsidP="00726EDC">
            <w:pPr>
              <w:pStyle w:val="TableParagraph"/>
              <w:ind w:right="244"/>
              <w:rPr>
                <w:color w:val="808080" w:themeColor="background1" w:themeShade="80"/>
                <w:sz w:val="18"/>
                <w:szCs w:val="18"/>
              </w:rPr>
            </w:pPr>
          </w:p>
        </w:tc>
        <w:tc>
          <w:tcPr>
            <w:tcW w:w="1867" w:type="dxa"/>
          </w:tcPr>
          <w:p w14:paraId="7E0B53C1" w14:textId="77777777" w:rsidR="00AD4FC3" w:rsidRPr="00723D0A" w:rsidRDefault="00AD4FC3" w:rsidP="00CB56C2">
            <w:pPr>
              <w:pStyle w:val="TableParagraph"/>
              <w:ind w:right="167"/>
              <w:rPr>
                <w:color w:val="808080" w:themeColor="background1" w:themeShade="80"/>
                <w:sz w:val="18"/>
                <w:szCs w:val="18"/>
              </w:rPr>
            </w:pPr>
            <w:r w:rsidRPr="00723D0A">
              <w:rPr>
                <w:color w:val="808080" w:themeColor="background1" w:themeShade="80"/>
                <w:w w:val="105"/>
                <w:sz w:val="18"/>
                <w:szCs w:val="18"/>
              </w:rPr>
              <w:t>R</w:t>
            </w:r>
            <w:r w:rsidRPr="00723D0A">
              <w:rPr>
                <w:color w:val="808080" w:themeColor="background1" w:themeShade="80"/>
                <w:spacing w:val="-4"/>
                <w:w w:val="105"/>
                <w:sz w:val="18"/>
                <w:szCs w:val="18"/>
              </w:rPr>
              <w:t xml:space="preserve"> </w:t>
            </w:r>
            <w:r w:rsidRPr="00723D0A">
              <w:rPr>
                <w:color w:val="808080" w:themeColor="background1" w:themeShade="80"/>
                <w:spacing w:val="-2"/>
                <w:w w:val="105"/>
                <w:sz w:val="18"/>
                <w:szCs w:val="18"/>
              </w:rPr>
              <w:t>175.00</w:t>
            </w:r>
          </w:p>
        </w:tc>
      </w:tr>
      <w:tr w:rsidR="00723D0A" w:rsidRPr="00723D0A" w14:paraId="415FB689" w14:textId="77777777" w:rsidTr="00CB56C2">
        <w:trPr>
          <w:trHeight w:val="238"/>
        </w:trPr>
        <w:tc>
          <w:tcPr>
            <w:tcW w:w="4804" w:type="dxa"/>
          </w:tcPr>
          <w:p w14:paraId="720861DC" w14:textId="77777777" w:rsidR="00AD4FC3" w:rsidRPr="00723D0A" w:rsidRDefault="00AD4FC3" w:rsidP="00726EDC">
            <w:pPr>
              <w:pStyle w:val="TableParagraph"/>
              <w:ind w:left="102"/>
              <w:jc w:val="left"/>
              <w:rPr>
                <w:color w:val="808080" w:themeColor="background1" w:themeShade="80"/>
                <w:sz w:val="18"/>
                <w:szCs w:val="18"/>
              </w:rPr>
            </w:pPr>
            <w:r w:rsidRPr="00723D0A">
              <w:rPr>
                <w:color w:val="808080" w:themeColor="background1" w:themeShade="80"/>
                <w:w w:val="105"/>
                <w:sz w:val="18"/>
                <w:szCs w:val="18"/>
              </w:rPr>
              <w:t>Monitoring</w:t>
            </w:r>
            <w:r w:rsidRPr="00723D0A">
              <w:rPr>
                <w:color w:val="808080" w:themeColor="background1" w:themeShade="80"/>
                <w:spacing w:val="-9"/>
                <w:w w:val="105"/>
                <w:sz w:val="18"/>
                <w:szCs w:val="18"/>
              </w:rPr>
              <w:t xml:space="preserve"> </w:t>
            </w:r>
            <w:r w:rsidRPr="00723D0A">
              <w:rPr>
                <w:color w:val="808080" w:themeColor="background1" w:themeShade="80"/>
                <w:w w:val="105"/>
                <w:sz w:val="18"/>
                <w:szCs w:val="18"/>
              </w:rPr>
              <w:t>-</w:t>
            </w:r>
            <w:r w:rsidRPr="00723D0A">
              <w:rPr>
                <w:color w:val="808080" w:themeColor="background1" w:themeShade="80"/>
                <w:spacing w:val="-8"/>
                <w:w w:val="105"/>
                <w:sz w:val="18"/>
                <w:szCs w:val="18"/>
              </w:rPr>
              <w:t xml:space="preserve"> </w:t>
            </w:r>
            <w:r w:rsidRPr="00723D0A">
              <w:rPr>
                <w:color w:val="808080" w:themeColor="background1" w:themeShade="80"/>
                <w:w w:val="105"/>
                <w:sz w:val="18"/>
                <w:szCs w:val="18"/>
              </w:rPr>
              <w:t>Site</w:t>
            </w:r>
            <w:r w:rsidRPr="00723D0A">
              <w:rPr>
                <w:color w:val="808080" w:themeColor="background1" w:themeShade="80"/>
                <w:spacing w:val="-8"/>
                <w:w w:val="105"/>
                <w:sz w:val="18"/>
                <w:szCs w:val="18"/>
              </w:rPr>
              <w:t xml:space="preserve"> </w:t>
            </w:r>
            <w:r w:rsidRPr="00723D0A">
              <w:rPr>
                <w:color w:val="808080" w:themeColor="background1" w:themeShade="80"/>
                <w:w w:val="105"/>
                <w:sz w:val="18"/>
                <w:szCs w:val="18"/>
              </w:rPr>
              <w:t>24/7</w:t>
            </w:r>
            <w:r w:rsidRPr="00723D0A">
              <w:rPr>
                <w:color w:val="808080" w:themeColor="background1" w:themeShade="80"/>
                <w:spacing w:val="-8"/>
                <w:w w:val="105"/>
                <w:sz w:val="18"/>
                <w:szCs w:val="18"/>
              </w:rPr>
              <w:t xml:space="preserve"> </w:t>
            </w:r>
            <w:r w:rsidRPr="00723D0A">
              <w:rPr>
                <w:color w:val="808080" w:themeColor="background1" w:themeShade="80"/>
                <w:spacing w:val="-2"/>
                <w:w w:val="105"/>
                <w:sz w:val="18"/>
                <w:szCs w:val="18"/>
              </w:rPr>
              <w:t>Monitoring</w:t>
            </w:r>
          </w:p>
        </w:tc>
        <w:tc>
          <w:tcPr>
            <w:tcW w:w="2450" w:type="dxa"/>
          </w:tcPr>
          <w:p w14:paraId="469F3127" w14:textId="30F9592E" w:rsidR="00AD4FC3" w:rsidRPr="00723D0A" w:rsidRDefault="00AD4FC3" w:rsidP="00726EDC">
            <w:pPr>
              <w:pStyle w:val="TableParagraph"/>
              <w:ind w:right="244"/>
              <w:rPr>
                <w:color w:val="808080" w:themeColor="background1" w:themeShade="80"/>
                <w:sz w:val="18"/>
                <w:szCs w:val="18"/>
              </w:rPr>
            </w:pPr>
          </w:p>
        </w:tc>
        <w:tc>
          <w:tcPr>
            <w:tcW w:w="1867" w:type="dxa"/>
          </w:tcPr>
          <w:p w14:paraId="642D854D" w14:textId="77777777" w:rsidR="00AD4FC3" w:rsidRPr="00723D0A" w:rsidRDefault="00AD4FC3" w:rsidP="00CB56C2">
            <w:pPr>
              <w:pStyle w:val="TableParagraph"/>
              <w:ind w:right="167"/>
              <w:rPr>
                <w:color w:val="808080" w:themeColor="background1" w:themeShade="80"/>
                <w:sz w:val="18"/>
                <w:szCs w:val="18"/>
              </w:rPr>
            </w:pPr>
            <w:r w:rsidRPr="00723D0A">
              <w:rPr>
                <w:color w:val="808080" w:themeColor="background1" w:themeShade="80"/>
                <w:w w:val="105"/>
                <w:sz w:val="18"/>
                <w:szCs w:val="18"/>
              </w:rPr>
              <w:t>R</w:t>
            </w:r>
            <w:r w:rsidRPr="00723D0A">
              <w:rPr>
                <w:color w:val="808080" w:themeColor="background1" w:themeShade="80"/>
                <w:spacing w:val="-4"/>
                <w:w w:val="105"/>
                <w:sz w:val="18"/>
                <w:szCs w:val="18"/>
              </w:rPr>
              <w:t xml:space="preserve"> 85.00</w:t>
            </w:r>
          </w:p>
        </w:tc>
      </w:tr>
      <w:tr w:rsidR="00723D0A" w:rsidRPr="00723D0A" w14:paraId="1BA9F600" w14:textId="77777777" w:rsidTr="00CB56C2">
        <w:trPr>
          <w:trHeight w:val="238"/>
        </w:trPr>
        <w:tc>
          <w:tcPr>
            <w:tcW w:w="4804" w:type="dxa"/>
          </w:tcPr>
          <w:p w14:paraId="0FEA7E43" w14:textId="77777777" w:rsidR="00AD4FC3" w:rsidRPr="00723D0A" w:rsidRDefault="00AD4FC3" w:rsidP="00726EDC">
            <w:pPr>
              <w:pStyle w:val="TableParagraph"/>
              <w:ind w:left="102"/>
              <w:jc w:val="left"/>
              <w:rPr>
                <w:color w:val="808080" w:themeColor="background1" w:themeShade="80"/>
                <w:sz w:val="18"/>
                <w:szCs w:val="18"/>
              </w:rPr>
            </w:pPr>
            <w:r w:rsidRPr="00723D0A">
              <w:rPr>
                <w:color w:val="808080" w:themeColor="background1" w:themeShade="80"/>
                <w:w w:val="105"/>
                <w:sz w:val="18"/>
                <w:szCs w:val="18"/>
              </w:rPr>
              <w:t>Management</w:t>
            </w:r>
            <w:r w:rsidRPr="00723D0A">
              <w:rPr>
                <w:color w:val="808080" w:themeColor="background1" w:themeShade="80"/>
                <w:spacing w:val="-11"/>
                <w:w w:val="105"/>
                <w:sz w:val="18"/>
                <w:szCs w:val="18"/>
              </w:rPr>
              <w:t xml:space="preserve"> </w:t>
            </w:r>
            <w:r w:rsidRPr="00723D0A">
              <w:rPr>
                <w:color w:val="808080" w:themeColor="background1" w:themeShade="80"/>
                <w:w w:val="105"/>
                <w:sz w:val="18"/>
                <w:szCs w:val="18"/>
              </w:rPr>
              <w:t>-</w:t>
            </w:r>
            <w:r w:rsidRPr="00723D0A">
              <w:rPr>
                <w:color w:val="808080" w:themeColor="background1" w:themeShade="80"/>
                <w:spacing w:val="-11"/>
                <w:w w:val="105"/>
                <w:sz w:val="18"/>
                <w:szCs w:val="18"/>
              </w:rPr>
              <w:t xml:space="preserve"> </w:t>
            </w:r>
            <w:r w:rsidRPr="00723D0A">
              <w:rPr>
                <w:color w:val="808080" w:themeColor="background1" w:themeShade="80"/>
                <w:w w:val="105"/>
                <w:sz w:val="18"/>
                <w:szCs w:val="18"/>
              </w:rPr>
              <w:t>Server</w:t>
            </w:r>
            <w:r w:rsidRPr="00723D0A">
              <w:rPr>
                <w:color w:val="808080" w:themeColor="background1" w:themeShade="80"/>
                <w:spacing w:val="-11"/>
                <w:w w:val="105"/>
                <w:sz w:val="18"/>
                <w:szCs w:val="18"/>
              </w:rPr>
              <w:t xml:space="preserve"> </w:t>
            </w:r>
            <w:r w:rsidRPr="00723D0A">
              <w:rPr>
                <w:color w:val="808080" w:themeColor="background1" w:themeShade="80"/>
                <w:spacing w:val="-2"/>
                <w:w w:val="105"/>
                <w:sz w:val="18"/>
                <w:szCs w:val="18"/>
              </w:rPr>
              <w:t>Support/Management</w:t>
            </w:r>
          </w:p>
        </w:tc>
        <w:tc>
          <w:tcPr>
            <w:tcW w:w="2450" w:type="dxa"/>
          </w:tcPr>
          <w:p w14:paraId="31FA97AC" w14:textId="68DEFA12" w:rsidR="00AD4FC3" w:rsidRPr="00723D0A" w:rsidRDefault="00AD4FC3" w:rsidP="00726EDC">
            <w:pPr>
              <w:pStyle w:val="TableParagraph"/>
              <w:ind w:right="244"/>
              <w:rPr>
                <w:color w:val="808080" w:themeColor="background1" w:themeShade="80"/>
                <w:sz w:val="18"/>
                <w:szCs w:val="18"/>
              </w:rPr>
            </w:pPr>
          </w:p>
        </w:tc>
        <w:tc>
          <w:tcPr>
            <w:tcW w:w="1867" w:type="dxa"/>
          </w:tcPr>
          <w:p w14:paraId="75997853" w14:textId="77777777" w:rsidR="00AD4FC3" w:rsidRPr="00723D0A" w:rsidRDefault="00AD4FC3" w:rsidP="00CB56C2">
            <w:pPr>
              <w:pStyle w:val="TableParagraph"/>
              <w:ind w:right="167"/>
              <w:rPr>
                <w:color w:val="808080" w:themeColor="background1" w:themeShade="80"/>
                <w:sz w:val="18"/>
                <w:szCs w:val="18"/>
              </w:rPr>
            </w:pPr>
            <w:r w:rsidRPr="00723D0A">
              <w:rPr>
                <w:color w:val="808080" w:themeColor="background1" w:themeShade="80"/>
                <w:w w:val="105"/>
                <w:sz w:val="18"/>
                <w:szCs w:val="18"/>
              </w:rPr>
              <w:t>R</w:t>
            </w:r>
            <w:r w:rsidRPr="00723D0A">
              <w:rPr>
                <w:color w:val="808080" w:themeColor="background1" w:themeShade="80"/>
                <w:spacing w:val="-4"/>
                <w:w w:val="105"/>
                <w:sz w:val="18"/>
                <w:szCs w:val="18"/>
              </w:rPr>
              <w:t xml:space="preserve"> </w:t>
            </w:r>
            <w:r w:rsidRPr="00723D0A">
              <w:rPr>
                <w:color w:val="808080" w:themeColor="background1" w:themeShade="80"/>
                <w:spacing w:val="-2"/>
                <w:w w:val="105"/>
                <w:sz w:val="18"/>
                <w:szCs w:val="18"/>
              </w:rPr>
              <w:t>750.00</w:t>
            </w:r>
          </w:p>
        </w:tc>
      </w:tr>
      <w:tr w:rsidR="00723D0A" w:rsidRPr="00723D0A" w14:paraId="0F0C40FF" w14:textId="77777777" w:rsidTr="00CB56C2">
        <w:trPr>
          <w:trHeight w:val="238"/>
        </w:trPr>
        <w:tc>
          <w:tcPr>
            <w:tcW w:w="4804" w:type="dxa"/>
          </w:tcPr>
          <w:p w14:paraId="624F1C90" w14:textId="77777777" w:rsidR="00AD4FC3" w:rsidRPr="00723D0A" w:rsidRDefault="00AD4FC3" w:rsidP="00726EDC">
            <w:pPr>
              <w:pStyle w:val="TableParagraph"/>
              <w:ind w:left="102"/>
              <w:jc w:val="left"/>
              <w:rPr>
                <w:color w:val="808080" w:themeColor="background1" w:themeShade="80"/>
                <w:sz w:val="18"/>
                <w:szCs w:val="18"/>
              </w:rPr>
            </w:pPr>
            <w:r w:rsidRPr="00723D0A">
              <w:rPr>
                <w:color w:val="808080" w:themeColor="background1" w:themeShade="80"/>
                <w:w w:val="105"/>
                <w:sz w:val="18"/>
                <w:szCs w:val="18"/>
              </w:rPr>
              <w:t>IP</w:t>
            </w:r>
            <w:r w:rsidRPr="00723D0A">
              <w:rPr>
                <w:color w:val="808080" w:themeColor="background1" w:themeShade="80"/>
                <w:spacing w:val="35"/>
                <w:w w:val="105"/>
                <w:sz w:val="18"/>
                <w:szCs w:val="18"/>
              </w:rPr>
              <w:t xml:space="preserve"> </w:t>
            </w:r>
            <w:r w:rsidRPr="00723D0A">
              <w:rPr>
                <w:color w:val="808080" w:themeColor="background1" w:themeShade="80"/>
                <w:w w:val="105"/>
                <w:sz w:val="18"/>
                <w:szCs w:val="18"/>
              </w:rPr>
              <w:t>-</w:t>
            </w:r>
            <w:r w:rsidRPr="00723D0A">
              <w:rPr>
                <w:color w:val="808080" w:themeColor="background1" w:themeShade="80"/>
                <w:spacing w:val="-4"/>
                <w:w w:val="105"/>
                <w:sz w:val="18"/>
                <w:szCs w:val="18"/>
              </w:rPr>
              <w:t xml:space="preserve"> </w:t>
            </w:r>
            <w:r w:rsidRPr="00723D0A">
              <w:rPr>
                <w:color w:val="808080" w:themeColor="background1" w:themeShade="80"/>
                <w:w w:val="105"/>
                <w:sz w:val="18"/>
                <w:szCs w:val="18"/>
              </w:rPr>
              <w:t>Static</w:t>
            </w:r>
            <w:r w:rsidRPr="00723D0A">
              <w:rPr>
                <w:color w:val="808080" w:themeColor="background1" w:themeShade="80"/>
                <w:spacing w:val="-4"/>
                <w:w w:val="105"/>
                <w:sz w:val="18"/>
                <w:szCs w:val="18"/>
              </w:rPr>
              <w:t xml:space="preserve"> </w:t>
            </w:r>
            <w:r w:rsidRPr="00723D0A">
              <w:rPr>
                <w:color w:val="808080" w:themeColor="background1" w:themeShade="80"/>
                <w:w w:val="105"/>
                <w:sz w:val="18"/>
                <w:szCs w:val="18"/>
              </w:rPr>
              <w:t>IP</w:t>
            </w:r>
            <w:r w:rsidRPr="00723D0A">
              <w:rPr>
                <w:color w:val="808080" w:themeColor="background1" w:themeShade="80"/>
                <w:spacing w:val="-4"/>
                <w:w w:val="105"/>
                <w:sz w:val="18"/>
                <w:szCs w:val="18"/>
              </w:rPr>
              <w:t xml:space="preserve"> </w:t>
            </w:r>
            <w:r w:rsidRPr="00723D0A">
              <w:rPr>
                <w:color w:val="808080" w:themeColor="background1" w:themeShade="80"/>
                <w:spacing w:val="-2"/>
                <w:w w:val="105"/>
                <w:sz w:val="18"/>
                <w:szCs w:val="18"/>
              </w:rPr>
              <w:t>Address</w:t>
            </w:r>
          </w:p>
        </w:tc>
        <w:tc>
          <w:tcPr>
            <w:tcW w:w="2450" w:type="dxa"/>
          </w:tcPr>
          <w:p w14:paraId="1007B3DB" w14:textId="4D2C85DD" w:rsidR="00AD4FC3" w:rsidRPr="00723D0A" w:rsidRDefault="00AD4FC3" w:rsidP="00726EDC">
            <w:pPr>
              <w:pStyle w:val="TableParagraph"/>
              <w:ind w:right="244"/>
              <w:rPr>
                <w:color w:val="808080" w:themeColor="background1" w:themeShade="80"/>
                <w:sz w:val="18"/>
                <w:szCs w:val="18"/>
              </w:rPr>
            </w:pPr>
          </w:p>
        </w:tc>
        <w:tc>
          <w:tcPr>
            <w:tcW w:w="1867" w:type="dxa"/>
          </w:tcPr>
          <w:p w14:paraId="128B8F7C" w14:textId="77777777" w:rsidR="00AD4FC3" w:rsidRPr="00723D0A" w:rsidRDefault="00AD4FC3" w:rsidP="00CB56C2">
            <w:pPr>
              <w:pStyle w:val="TableParagraph"/>
              <w:ind w:right="167"/>
              <w:rPr>
                <w:color w:val="808080" w:themeColor="background1" w:themeShade="80"/>
                <w:sz w:val="18"/>
                <w:szCs w:val="18"/>
              </w:rPr>
            </w:pPr>
            <w:r w:rsidRPr="00723D0A">
              <w:rPr>
                <w:color w:val="808080" w:themeColor="background1" w:themeShade="80"/>
                <w:w w:val="105"/>
                <w:sz w:val="18"/>
                <w:szCs w:val="18"/>
              </w:rPr>
              <w:t>R</w:t>
            </w:r>
            <w:r w:rsidRPr="00723D0A">
              <w:rPr>
                <w:color w:val="808080" w:themeColor="background1" w:themeShade="80"/>
                <w:spacing w:val="-4"/>
                <w:w w:val="105"/>
                <w:sz w:val="18"/>
                <w:szCs w:val="18"/>
              </w:rPr>
              <w:t xml:space="preserve"> 35.00</w:t>
            </w:r>
          </w:p>
        </w:tc>
      </w:tr>
      <w:tr w:rsidR="00723D0A" w:rsidRPr="00723D0A" w14:paraId="7CE13B08" w14:textId="77777777" w:rsidTr="00CB56C2">
        <w:trPr>
          <w:trHeight w:val="238"/>
        </w:trPr>
        <w:tc>
          <w:tcPr>
            <w:tcW w:w="4804" w:type="dxa"/>
          </w:tcPr>
          <w:p w14:paraId="64262BE9" w14:textId="77777777" w:rsidR="00AD4FC3" w:rsidRPr="00723D0A" w:rsidRDefault="00AD4FC3" w:rsidP="00726EDC">
            <w:pPr>
              <w:pStyle w:val="TableParagraph"/>
              <w:ind w:left="102"/>
              <w:jc w:val="left"/>
              <w:rPr>
                <w:color w:val="808080" w:themeColor="background1" w:themeShade="80"/>
                <w:sz w:val="18"/>
                <w:szCs w:val="18"/>
              </w:rPr>
            </w:pPr>
            <w:r w:rsidRPr="00723D0A">
              <w:rPr>
                <w:color w:val="808080" w:themeColor="background1" w:themeShade="80"/>
                <w:w w:val="105"/>
                <w:sz w:val="18"/>
                <w:szCs w:val="18"/>
              </w:rPr>
              <w:t>Replication</w:t>
            </w:r>
            <w:r w:rsidRPr="00723D0A">
              <w:rPr>
                <w:color w:val="808080" w:themeColor="background1" w:themeShade="80"/>
                <w:spacing w:val="-11"/>
                <w:w w:val="105"/>
                <w:sz w:val="18"/>
                <w:szCs w:val="18"/>
              </w:rPr>
              <w:t xml:space="preserve"> </w:t>
            </w:r>
            <w:r w:rsidRPr="00723D0A">
              <w:rPr>
                <w:color w:val="808080" w:themeColor="background1" w:themeShade="80"/>
                <w:w w:val="105"/>
                <w:sz w:val="18"/>
                <w:szCs w:val="18"/>
              </w:rPr>
              <w:t>-</w:t>
            </w:r>
            <w:r w:rsidRPr="00723D0A">
              <w:rPr>
                <w:color w:val="808080" w:themeColor="background1" w:themeShade="80"/>
                <w:spacing w:val="-11"/>
                <w:w w:val="105"/>
                <w:sz w:val="18"/>
                <w:szCs w:val="18"/>
              </w:rPr>
              <w:t xml:space="preserve"> </w:t>
            </w:r>
            <w:r w:rsidRPr="00723D0A">
              <w:rPr>
                <w:color w:val="808080" w:themeColor="background1" w:themeShade="80"/>
                <w:w w:val="105"/>
                <w:sz w:val="18"/>
                <w:szCs w:val="18"/>
              </w:rPr>
              <w:t>Primary</w:t>
            </w:r>
            <w:r w:rsidRPr="00723D0A">
              <w:rPr>
                <w:color w:val="808080" w:themeColor="background1" w:themeShade="80"/>
                <w:spacing w:val="-11"/>
                <w:w w:val="105"/>
                <w:sz w:val="18"/>
                <w:szCs w:val="18"/>
              </w:rPr>
              <w:t xml:space="preserve"> </w:t>
            </w:r>
            <w:r w:rsidRPr="00723D0A">
              <w:rPr>
                <w:color w:val="808080" w:themeColor="background1" w:themeShade="80"/>
                <w:w w:val="105"/>
                <w:sz w:val="18"/>
                <w:szCs w:val="18"/>
              </w:rPr>
              <w:t>Replication</w:t>
            </w:r>
            <w:r w:rsidRPr="00723D0A">
              <w:rPr>
                <w:color w:val="808080" w:themeColor="background1" w:themeShade="80"/>
                <w:spacing w:val="-10"/>
                <w:w w:val="105"/>
                <w:sz w:val="18"/>
                <w:szCs w:val="18"/>
              </w:rPr>
              <w:t xml:space="preserve"> </w:t>
            </w:r>
            <w:r w:rsidRPr="00723D0A">
              <w:rPr>
                <w:color w:val="808080" w:themeColor="background1" w:themeShade="80"/>
                <w:w w:val="105"/>
                <w:sz w:val="18"/>
                <w:szCs w:val="18"/>
              </w:rPr>
              <w:t>24</w:t>
            </w:r>
            <w:r w:rsidRPr="00723D0A">
              <w:rPr>
                <w:color w:val="808080" w:themeColor="background1" w:themeShade="80"/>
                <w:spacing w:val="-11"/>
                <w:w w:val="105"/>
                <w:sz w:val="18"/>
                <w:szCs w:val="18"/>
              </w:rPr>
              <w:t xml:space="preserve"> </w:t>
            </w:r>
            <w:r w:rsidRPr="00723D0A">
              <w:rPr>
                <w:color w:val="808080" w:themeColor="background1" w:themeShade="80"/>
                <w:spacing w:val="-2"/>
                <w:w w:val="105"/>
                <w:sz w:val="18"/>
                <w:szCs w:val="18"/>
              </w:rPr>
              <w:t>hours</w:t>
            </w:r>
          </w:p>
        </w:tc>
        <w:tc>
          <w:tcPr>
            <w:tcW w:w="2450" w:type="dxa"/>
          </w:tcPr>
          <w:p w14:paraId="276F691B" w14:textId="40185CC1" w:rsidR="00AD4FC3" w:rsidRPr="00723D0A" w:rsidRDefault="00AD4FC3" w:rsidP="00726EDC">
            <w:pPr>
              <w:pStyle w:val="TableParagraph"/>
              <w:ind w:right="244"/>
              <w:rPr>
                <w:color w:val="808080" w:themeColor="background1" w:themeShade="80"/>
                <w:sz w:val="18"/>
                <w:szCs w:val="18"/>
              </w:rPr>
            </w:pPr>
          </w:p>
        </w:tc>
        <w:tc>
          <w:tcPr>
            <w:tcW w:w="1867" w:type="dxa"/>
          </w:tcPr>
          <w:p w14:paraId="781FF404" w14:textId="77777777" w:rsidR="00AD4FC3" w:rsidRPr="00723D0A" w:rsidRDefault="00AD4FC3" w:rsidP="00CB56C2">
            <w:pPr>
              <w:pStyle w:val="TableParagraph"/>
              <w:ind w:right="167"/>
              <w:rPr>
                <w:color w:val="808080" w:themeColor="background1" w:themeShade="80"/>
                <w:sz w:val="18"/>
                <w:szCs w:val="18"/>
              </w:rPr>
            </w:pPr>
            <w:r w:rsidRPr="00723D0A">
              <w:rPr>
                <w:color w:val="808080" w:themeColor="background1" w:themeShade="80"/>
                <w:w w:val="105"/>
                <w:sz w:val="18"/>
                <w:szCs w:val="18"/>
              </w:rPr>
              <w:t>R</w:t>
            </w:r>
            <w:r w:rsidRPr="00723D0A">
              <w:rPr>
                <w:color w:val="808080" w:themeColor="background1" w:themeShade="80"/>
                <w:spacing w:val="-4"/>
                <w:w w:val="105"/>
                <w:sz w:val="18"/>
                <w:szCs w:val="18"/>
              </w:rPr>
              <w:t xml:space="preserve"> </w:t>
            </w:r>
            <w:r w:rsidRPr="00723D0A">
              <w:rPr>
                <w:color w:val="808080" w:themeColor="background1" w:themeShade="80"/>
                <w:spacing w:val="-2"/>
                <w:w w:val="105"/>
                <w:sz w:val="18"/>
                <w:szCs w:val="18"/>
              </w:rPr>
              <w:t>425.00</w:t>
            </w:r>
          </w:p>
        </w:tc>
      </w:tr>
      <w:tr w:rsidR="00723D0A" w:rsidRPr="00723D0A" w14:paraId="034F34D5" w14:textId="77777777" w:rsidTr="00CB56C2">
        <w:trPr>
          <w:trHeight w:val="388"/>
        </w:trPr>
        <w:tc>
          <w:tcPr>
            <w:tcW w:w="4804" w:type="dxa"/>
          </w:tcPr>
          <w:p w14:paraId="32164156" w14:textId="77777777" w:rsidR="00AD4FC3" w:rsidRPr="00723D0A" w:rsidRDefault="00AD4FC3" w:rsidP="00726EDC">
            <w:pPr>
              <w:pStyle w:val="TableParagraph"/>
              <w:ind w:left="102"/>
              <w:jc w:val="left"/>
              <w:rPr>
                <w:color w:val="808080" w:themeColor="background1" w:themeShade="80"/>
                <w:spacing w:val="-2"/>
                <w:w w:val="105"/>
                <w:sz w:val="18"/>
                <w:szCs w:val="18"/>
              </w:rPr>
            </w:pPr>
            <w:r w:rsidRPr="00723D0A">
              <w:rPr>
                <w:color w:val="808080" w:themeColor="background1" w:themeShade="80"/>
                <w:w w:val="105"/>
                <w:sz w:val="18"/>
                <w:szCs w:val="18"/>
              </w:rPr>
              <w:t>HW</w:t>
            </w:r>
            <w:r w:rsidRPr="00723D0A">
              <w:rPr>
                <w:color w:val="808080" w:themeColor="background1" w:themeShade="80"/>
                <w:spacing w:val="-6"/>
                <w:w w:val="105"/>
                <w:sz w:val="18"/>
                <w:szCs w:val="18"/>
              </w:rPr>
              <w:t xml:space="preserve"> </w:t>
            </w:r>
            <w:r w:rsidRPr="00723D0A">
              <w:rPr>
                <w:color w:val="808080" w:themeColor="background1" w:themeShade="80"/>
                <w:w w:val="105"/>
                <w:sz w:val="18"/>
                <w:szCs w:val="18"/>
              </w:rPr>
              <w:t>-</w:t>
            </w:r>
            <w:r w:rsidRPr="00723D0A">
              <w:rPr>
                <w:color w:val="808080" w:themeColor="background1" w:themeShade="80"/>
                <w:spacing w:val="-6"/>
                <w:w w:val="105"/>
                <w:sz w:val="18"/>
                <w:szCs w:val="18"/>
              </w:rPr>
              <w:t xml:space="preserve"> </w:t>
            </w:r>
            <w:r w:rsidRPr="00723D0A">
              <w:rPr>
                <w:color w:val="808080" w:themeColor="background1" w:themeShade="80"/>
                <w:w w:val="105"/>
                <w:sz w:val="18"/>
                <w:szCs w:val="18"/>
              </w:rPr>
              <w:t>SD</w:t>
            </w:r>
            <w:r w:rsidRPr="00723D0A">
              <w:rPr>
                <w:color w:val="808080" w:themeColor="background1" w:themeShade="80"/>
                <w:spacing w:val="-6"/>
                <w:w w:val="105"/>
                <w:sz w:val="18"/>
                <w:szCs w:val="18"/>
              </w:rPr>
              <w:t xml:space="preserve"> </w:t>
            </w:r>
            <w:r w:rsidRPr="00723D0A">
              <w:rPr>
                <w:color w:val="808080" w:themeColor="background1" w:themeShade="80"/>
                <w:w w:val="105"/>
                <w:sz w:val="18"/>
                <w:szCs w:val="18"/>
              </w:rPr>
              <w:t>WAN</w:t>
            </w:r>
            <w:r w:rsidRPr="00723D0A">
              <w:rPr>
                <w:color w:val="808080" w:themeColor="background1" w:themeShade="80"/>
                <w:spacing w:val="-6"/>
                <w:w w:val="105"/>
                <w:sz w:val="18"/>
                <w:szCs w:val="18"/>
              </w:rPr>
              <w:t xml:space="preserve"> </w:t>
            </w:r>
            <w:r w:rsidRPr="00723D0A">
              <w:rPr>
                <w:color w:val="808080" w:themeColor="background1" w:themeShade="80"/>
                <w:spacing w:val="-2"/>
                <w:w w:val="105"/>
                <w:sz w:val="18"/>
                <w:szCs w:val="18"/>
              </w:rPr>
              <w:t>Device</w:t>
            </w:r>
          </w:p>
          <w:p w14:paraId="67A28C3A" w14:textId="3866D046" w:rsidR="00AD4FC3" w:rsidRPr="00723D0A" w:rsidRDefault="00AD4FC3" w:rsidP="00726EDC">
            <w:pPr>
              <w:pStyle w:val="TableParagraph"/>
              <w:ind w:left="102"/>
              <w:jc w:val="left"/>
              <w:rPr>
                <w:color w:val="808080" w:themeColor="background1" w:themeShade="80"/>
                <w:sz w:val="18"/>
                <w:szCs w:val="18"/>
              </w:rPr>
            </w:pPr>
            <w:r w:rsidRPr="00723D0A">
              <w:rPr>
                <w:color w:val="808080" w:themeColor="background1" w:themeShade="80"/>
                <w:sz w:val="18"/>
                <w:szCs w:val="18"/>
              </w:rPr>
              <w:t xml:space="preserve">Exchange – Exchange Mailbox </w:t>
            </w:r>
          </w:p>
        </w:tc>
        <w:tc>
          <w:tcPr>
            <w:tcW w:w="2450" w:type="dxa"/>
          </w:tcPr>
          <w:p w14:paraId="61EA83AE" w14:textId="01AB406B" w:rsidR="00AD4FC3" w:rsidRPr="00723D0A" w:rsidRDefault="00AD4FC3" w:rsidP="00726EDC">
            <w:pPr>
              <w:pStyle w:val="TableParagraph"/>
              <w:ind w:right="244"/>
              <w:rPr>
                <w:color w:val="808080" w:themeColor="background1" w:themeShade="80"/>
                <w:sz w:val="18"/>
                <w:szCs w:val="18"/>
              </w:rPr>
            </w:pPr>
          </w:p>
        </w:tc>
        <w:tc>
          <w:tcPr>
            <w:tcW w:w="1867" w:type="dxa"/>
          </w:tcPr>
          <w:p w14:paraId="6DBF7431" w14:textId="77777777" w:rsidR="00AD4FC3" w:rsidRPr="00723D0A" w:rsidRDefault="00AD4FC3" w:rsidP="00CB56C2">
            <w:pPr>
              <w:pStyle w:val="TableParagraph"/>
              <w:ind w:right="167"/>
              <w:rPr>
                <w:color w:val="808080" w:themeColor="background1" w:themeShade="80"/>
                <w:spacing w:val="-2"/>
                <w:w w:val="105"/>
                <w:sz w:val="18"/>
                <w:szCs w:val="18"/>
              </w:rPr>
            </w:pPr>
            <w:r w:rsidRPr="00723D0A">
              <w:rPr>
                <w:color w:val="808080" w:themeColor="background1" w:themeShade="80"/>
                <w:w w:val="105"/>
                <w:sz w:val="18"/>
                <w:szCs w:val="18"/>
              </w:rPr>
              <w:t>R</w:t>
            </w:r>
            <w:r w:rsidRPr="00723D0A">
              <w:rPr>
                <w:color w:val="808080" w:themeColor="background1" w:themeShade="80"/>
                <w:spacing w:val="-4"/>
                <w:w w:val="105"/>
                <w:sz w:val="18"/>
                <w:szCs w:val="18"/>
              </w:rPr>
              <w:t xml:space="preserve"> </w:t>
            </w:r>
            <w:r w:rsidRPr="00723D0A">
              <w:rPr>
                <w:color w:val="808080" w:themeColor="background1" w:themeShade="80"/>
                <w:spacing w:val="-2"/>
                <w:w w:val="105"/>
                <w:sz w:val="18"/>
                <w:szCs w:val="18"/>
              </w:rPr>
              <w:t>750.00</w:t>
            </w:r>
          </w:p>
          <w:p w14:paraId="7CCA98A7" w14:textId="7BA2B171" w:rsidR="00CB56C2" w:rsidRPr="00723D0A" w:rsidRDefault="00AD4FC3" w:rsidP="00CB56C2">
            <w:pPr>
              <w:pStyle w:val="TableParagraph"/>
              <w:ind w:right="167"/>
              <w:rPr>
                <w:color w:val="808080" w:themeColor="background1" w:themeShade="80"/>
                <w:spacing w:val="-2"/>
                <w:w w:val="105"/>
                <w:sz w:val="18"/>
                <w:szCs w:val="18"/>
              </w:rPr>
            </w:pPr>
            <w:r w:rsidRPr="00723D0A">
              <w:rPr>
                <w:color w:val="808080" w:themeColor="background1" w:themeShade="80"/>
                <w:spacing w:val="-2"/>
                <w:w w:val="105"/>
                <w:sz w:val="18"/>
                <w:szCs w:val="18"/>
              </w:rPr>
              <w:t>R107.64</w:t>
            </w:r>
          </w:p>
        </w:tc>
      </w:tr>
      <w:tr w:rsidR="00723D0A" w:rsidRPr="00723D0A" w14:paraId="663E153A" w14:textId="77777777" w:rsidTr="00CB56C2">
        <w:trPr>
          <w:trHeight w:val="388"/>
        </w:trPr>
        <w:tc>
          <w:tcPr>
            <w:tcW w:w="4804" w:type="dxa"/>
            <w:tcBorders>
              <w:bottom w:val="single" w:sz="6" w:space="0" w:color="BFBFBF"/>
            </w:tcBorders>
          </w:tcPr>
          <w:p w14:paraId="4CDE217F" w14:textId="3BC4D009" w:rsidR="00AD4FC3" w:rsidRPr="00723D0A" w:rsidRDefault="00AD4FC3" w:rsidP="00726EDC">
            <w:pPr>
              <w:pStyle w:val="TableParagraph"/>
              <w:ind w:left="102"/>
              <w:jc w:val="left"/>
              <w:rPr>
                <w:color w:val="808080" w:themeColor="background1" w:themeShade="80"/>
                <w:w w:val="105"/>
                <w:sz w:val="18"/>
                <w:szCs w:val="18"/>
              </w:rPr>
            </w:pPr>
            <w:r w:rsidRPr="00723D0A">
              <w:rPr>
                <w:color w:val="808080" w:themeColor="background1" w:themeShade="80"/>
                <w:w w:val="105"/>
                <w:sz w:val="18"/>
                <w:szCs w:val="18"/>
              </w:rPr>
              <w:t xml:space="preserve">Microsoft 365 Business Standard </w:t>
            </w:r>
          </w:p>
        </w:tc>
        <w:tc>
          <w:tcPr>
            <w:tcW w:w="2450" w:type="dxa"/>
            <w:tcBorders>
              <w:bottom w:val="single" w:sz="6" w:space="0" w:color="BFBFBF"/>
            </w:tcBorders>
          </w:tcPr>
          <w:p w14:paraId="00B7E1AD" w14:textId="77777777" w:rsidR="00AD4FC3" w:rsidRPr="00723D0A" w:rsidRDefault="00AD4FC3" w:rsidP="00726EDC">
            <w:pPr>
              <w:pStyle w:val="TableParagraph"/>
              <w:ind w:right="244"/>
              <w:rPr>
                <w:color w:val="808080" w:themeColor="background1" w:themeShade="80"/>
                <w:sz w:val="18"/>
                <w:szCs w:val="18"/>
              </w:rPr>
            </w:pPr>
          </w:p>
        </w:tc>
        <w:tc>
          <w:tcPr>
            <w:tcW w:w="1867" w:type="dxa"/>
            <w:tcBorders>
              <w:bottom w:val="single" w:sz="6" w:space="0" w:color="BFBFBF"/>
            </w:tcBorders>
          </w:tcPr>
          <w:p w14:paraId="295969D7" w14:textId="1CFD9AE3" w:rsidR="00AD4FC3" w:rsidRPr="00723D0A" w:rsidRDefault="00CB56C2" w:rsidP="00CB56C2">
            <w:pPr>
              <w:pStyle w:val="TableParagraph"/>
              <w:ind w:right="167"/>
              <w:rPr>
                <w:color w:val="808080" w:themeColor="background1" w:themeShade="80"/>
                <w:w w:val="105"/>
                <w:sz w:val="18"/>
                <w:szCs w:val="18"/>
              </w:rPr>
            </w:pPr>
            <w:r w:rsidRPr="00723D0A">
              <w:rPr>
                <w:color w:val="808080" w:themeColor="background1" w:themeShade="80"/>
                <w:w w:val="105"/>
                <w:sz w:val="18"/>
                <w:szCs w:val="18"/>
              </w:rPr>
              <w:t xml:space="preserve">                 R 244.00</w:t>
            </w:r>
          </w:p>
        </w:tc>
      </w:tr>
    </w:tbl>
    <w:p w14:paraId="0728A371" w14:textId="77777777" w:rsidR="0052385B" w:rsidRPr="005F4050" w:rsidRDefault="0052385B" w:rsidP="002603F5">
      <w:pPr>
        <w:rPr>
          <w:rFonts w:ascii="Arial" w:hAnsi="Arial"/>
          <w:color w:val="808080"/>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441"/>
      </w:tblGrid>
      <w:tr w:rsidR="002603F5" w14:paraId="63D54EF8" w14:textId="77777777" w:rsidTr="00CD59EC">
        <w:tc>
          <w:tcPr>
            <w:tcW w:w="8441" w:type="dxa"/>
          </w:tcPr>
          <w:p w14:paraId="07AAAA4D" w14:textId="77777777" w:rsidR="002603F5" w:rsidRPr="00022034" w:rsidRDefault="00671F46" w:rsidP="00DA00D3">
            <w:pPr>
              <w:pStyle w:val="Heading2"/>
              <w:keepNext/>
              <w:numPr>
                <w:ilvl w:val="1"/>
                <w:numId w:val="1"/>
              </w:numPr>
              <w:spacing w:before="240" w:after="120" w:line="240" w:lineRule="auto"/>
              <w:ind w:left="576" w:hanging="576"/>
            </w:pPr>
            <w:bookmarkStart w:id="348" w:name="_Toc15638136"/>
            <w:bookmarkStart w:id="349" w:name="_Toc195708243"/>
            <w:r>
              <w:t>SCHEDULE I</w:t>
            </w:r>
            <w:r w:rsidR="002603F5" w:rsidRPr="00022034">
              <w:t xml:space="preserve"> – NOTICES</w:t>
            </w:r>
            <w:bookmarkEnd w:id="348"/>
            <w:bookmarkEnd w:id="349"/>
          </w:p>
          <w:p w14:paraId="3953EDC4" w14:textId="77777777" w:rsidR="002603F5" w:rsidRDefault="002603F5" w:rsidP="00CD59EC">
            <w:pPr>
              <w:rPr>
                <w:rFonts w:ascii="Arial" w:hAnsi="Arial"/>
              </w:rPr>
            </w:pPr>
          </w:p>
        </w:tc>
      </w:tr>
    </w:tbl>
    <w:p w14:paraId="23BB4E5B" w14:textId="54C739B0" w:rsidR="00496E17" w:rsidRDefault="00496E17" w:rsidP="00496E17">
      <w:pPr>
        <w:spacing w:after="0"/>
        <w:rPr>
          <w:rFonts w:ascii="Arial" w:hAnsi="Arial"/>
        </w:rPr>
      </w:pPr>
    </w:p>
    <w:p w14:paraId="7AE90ACD" w14:textId="3A181B95" w:rsidR="00A467E2" w:rsidRDefault="00A467E2" w:rsidP="00496E17">
      <w:pPr>
        <w:spacing w:after="0"/>
        <w:rPr>
          <w:rFonts w:ascii="Arial" w:hAnsi="Arial" w:cs="Arial"/>
          <w:color w:val="808080" w:themeColor="background1" w:themeShade="80"/>
          <w:sz w:val="18"/>
          <w:szCs w:val="18"/>
        </w:rPr>
      </w:pPr>
      <w:r w:rsidRPr="00A467E2">
        <w:rPr>
          <w:rFonts w:ascii="Arial" w:hAnsi="Arial" w:cs="Arial"/>
          <w:color w:val="808080" w:themeColor="background1" w:themeShade="80"/>
          <w:sz w:val="18"/>
          <w:szCs w:val="18"/>
        </w:rPr>
        <w:t>Schedule I provides the address information and contact details for the serving of formal notices in writing to either the Supplier or the Client in accordance with the terms of this Agreement</w:t>
      </w:r>
      <w:r>
        <w:rPr>
          <w:rFonts w:ascii="Arial" w:hAnsi="Arial" w:cs="Arial"/>
          <w:color w:val="808080" w:themeColor="background1" w:themeShade="80"/>
          <w:sz w:val="18"/>
          <w:szCs w:val="18"/>
        </w:rPr>
        <w:t>.</w:t>
      </w:r>
    </w:p>
    <w:p w14:paraId="7C9EFA8D" w14:textId="77777777" w:rsidR="00A467E2" w:rsidRPr="00A467E2" w:rsidRDefault="00A467E2" w:rsidP="00496E17">
      <w:pPr>
        <w:spacing w:after="0"/>
        <w:rPr>
          <w:rFonts w:ascii="Arial" w:hAnsi="Arial" w:cs="Arial"/>
          <w:color w:val="808080" w:themeColor="background1" w:themeShade="80"/>
          <w:sz w:val="18"/>
          <w:szCs w:val="18"/>
        </w:rPr>
      </w:pPr>
    </w:p>
    <w:p w14:paraId="178C3F77" w14:textId="0B80D6E7" w:rsidR="00496E17" w:rsidRDefault="002603F5" w:rsidP="00496E17">
      <w:pPr>
        <w:spacing w:after="0"/>
        <w:rPr>
          <w:rFonts w:ascii="Arial" w:hAnsi="Arial" w:cs="Arial"/>
          <w:color w:val="808080"/>
          <w:sz w:val="18"/>
          <w:szCs w:val="18"/>
        </w:rPr>
      </w:pPr>
      <w:r w:rsidRPr="00FC2923">
        <w:rPr>
          <w:rFonts w:ascii="Arial" w:hAnsi="Arial" w:cs="Arial"/>
          <w:color w:val="808080"/>
          <w:sz w:val="18"/>
          <w:szCs w:val="18"/>
        </w:rPr>
        <w:t xml:space="preserve">The </w:t>
      </w:r>
      <w:r w:rsidR="00C3178B">
        <w:rPr>
          <w:rFonts w:ascii="Arial" w:hAnsi="Arial" w:cs="Arial"/>
          <w:color w:val="808080"/>
          <w:sz w:val="18"/>
          <w:szCs w:val="18"/>
        </w:rPr>
        <w:t>Client</w:t>
      </w:r>
    </w:p>
    <w:p w14:paraId="68C10919" w14:textId="77777777" w:rsidR="00D27359" w:rsidRDefault="00D27359" w:rsidP="00496E17">
      <w:pPr>
        <w:spacing w:after="0"/>
        <w:rPr>
          <w:rFonts w:ascii="Arial" w:hAnsi="Arial" w:cs="Arial"/>
          <w:color w:val="808080"/>
          <w:sz w:val="18"/>
          <w:szCs w:val="18"/>
        </w:rPr>
      </w:pPr>
    </w:p>
    <w:p w14:paraId="5BD98C22" w14:textId="4CA3D039" w:rsidR="00D27359" w:rsidRPr="00D27359" w:rsidRDefault="002603F5" w:rsidP="00D27359">
      <w:pPr>
        <w:pStyle w:val="Heading2"/>
        <w:numPr>
          <w:ilvl w:val="0"/>
          <w:numId w:val="0"/>
        </w:numPr>
        <w:spacing w:after="0"/>
        <w:ind w:firstLine="720"/>
      </w:pPr>
      <w:bookmarkStart w:id="350" w:name="_Toc15638137"/>
      <w:bookmarkStart w:id="351" w:name="_Toc195708244"/>
      <w:r>
        <w:t>Physical Address</w:t>
      </w:r>
      <w:bookmarkEnd w:id="350"/>
      <w:bookmarkEnd w:id="351"/>
    </w:p>
    <w:p w14:paraId="6D3241EA" w14:textId="77777777" w:rsidR="00D27359" w:rsidRDefault="00D27359" w:rsidP="00496E17">
      <w:pPr>
        <w:spacing w:after="0"/>
        <w:rPr>
          <w:rFonts w:ascii="Arial" w:hAnsi="Arial" w:cs="Arial"/>
          <w:color w:val="808080" w:themeColor="background1" w:themeShade="80"/>
          <w:sz w:val="18"/>
          <w:szCs w:val="18"/>
        </w:rPr>
      </w:pPr>
      <w:bookmarkStart w:id="352" w:name="_Hlk105058923"/>
    </w:p>
    <w:p w14:paraId="2EFFAF00" w14:textId="4377FD03" w:rsidR="002603F5" w:rsidRPr="0015021A" w:rsidRDefault="00BA7663" w:rsidP="00496E17">
      <w:pPr>
        <w:spacing w:after="0"/>
        <w:rPr>
          <w:rFonts w:ascii="Arial" w:hAnsi="Arial" w:cs="Arial"/>
          <w:color w:val="808080" w:themeColor="background1" w:themeShade="80"/>
          <w:sz w:val="18"/>
          <w:szCs w:val="18"/>
        </w:rPr>
      </w:pPr>
      <w:r w:rsidRPr="0015021A">
        <w:rPr>
          <w:rFonts w:ascii="Arial" w:hAnsi="Arial" w:cs="Arial"/>
          <w:color w:val="808080" w:themeColor="background1" w:themeShade="80"/>
          <w:sz w:val="18"/>
          <w:szCs w:val="18"/>
        </w:rPr>
        <w:t>Trifour Systems (Pty) Ltd</w:t>
      </w:r>
    </w:p>
    <w:p w14:paraId="10D72466" w14:textId="3060CCE3" w:rsidR="00496E17" w:rsidRPr="0015021A" w:rsidRDefault="00BA7663" w:rsidP="00496E17">
      <w:pPr>
        <w:spacing w:after="0"/>
        <w:rPr>
          <w:rFonts w:ascii="Arial" w:hAnsi="Arial" w:cs="Arial"/>
          <w:color w:val="808080" w:themeColor="background1" w:themeShade="80"/>
          <w:sz w:val="18"/>
          <w:szCs w:val="18"/>
        </w:rPr>
      </w:pPr>
      <w:r w:rsidRPr="0015021A">
        <w:rPr>
          <w:rFonts w:ascii="Arial" w:hAnsi="Arial" w:cs="Arial"/>
          <w:color w:val="808080" w:themeColor="background1" w:themeShade="80"/>
          <w:sz w:val="18"/>
          <w:szCs w:val="18"/>
        </w:rPr>
        <w:t xml:space="preserve">1290 Jostice Mohammed Street </w:t>
      </w:r>
    </w:p>
    <w:p w14:paraId="73A46908" w14:textId="0EFF87BA" w:rsidR="00A467E2" w:rsidRPr="0015021A" w:rsidRDefault="00BA7663" w:rsidP="00496E17">
      <w:pPr>
        <w:spacing w:after="0"/>
        <w:rPr>
          <w:rFonts w:ascii="Arial" w:hAnsi="Arial" w:cs="Arial"/>
          <w:color w:val="808080" w:themeColor="background1" w:themeShade="80"/>
          <w:sz w:val="18"/>
          <w:szCs w:val="18"/>
        </w:rPr>
      </w:pPr>
      <w:r w:rsidRPr="0015021A">
        <w:rPr>
          <w:rFonts w:ascii="Arial" w:hAnsi="Arial" w:cs="Arial"/>
          <w:color w:val="808080" w:themeColor="background1" w:themeShade="80"/>
          <w:sz w:val="18"/>
          <w:szCs w:val="18"/>
        </w:rPr>
        <w:t>Menlopark</w:t>
      </w:r>
    </w:p>
    <w:p w14:paraId="7BAAB8F9" w14:textId="400B086B" w:rsidR="00A467E2" w:rsidRPr="0015021A" w:rsidRDefault="00BA7663" w:rsidP="00496E17">
      <w:pPr>
        <w:spacing w:after="0"/>
        <w:rPr>
          <w:rFonts w:ascii="Arial" w:hAnsi="Arial" w:cs="Arial"/>
          <w:color w:val="808080" w:themeColor="background1" w:themeShade="80"/>
          <w:sz w:val="18"/>
          <w:szCs w:val="18"/>
        </w:rPr>
      </w:pPr>
      <w:r w:rsidRPr="0015021A">
        <w:rPr>
          <w:rFonts w:ascii="Arial" w:hAnsi="Arial" w:cs="Arial"/>
          <w:color w:val="808080" w:themeColor="background1" w:themeShade="80"/>
          <w:sz w:val="18"/>
          <w:szCs w:val="18"/>
        </w:rPr>
        <w:t>Pretoria</w:t>
      </w:r>
    </w:p>
    <w:p w14:paraId="024ECAB7" w14:textId="37981892" w:rsidR="00BA7663" w:rsidRPr="0015021A" w:rsidRDefault="00BA7663" w:rsidP="00496E17">
      <w:pPr>
        <w:spacing w:after="0"/>
        <w:rPr>
          <w:rFonts w:ascii="Arial" w:hAnsi="Arial" w:cs="Arial"/>
          <w:color w:val="808080" w:themeColor="background1" w:themeShade="80"/>
          <w:sz w:val="18"/>
          <w:szCs w:val="18"/>
        </w:rPr>
      </w:pPr>
      <w:r w:rsidRPr="0015021A">
        <w:rPr>
          <w:rFonts w:ascii="Arial" w:hAnsi="Arial" w:cs="Arial"/>
          <w:color w:val="808080" w:themeColor="background1" w:themeShade="80"/>
          <w:sz w:val="18"/>
          <w:szCs w:val="18"/>
        </w:rPr>
        <w:t>Gauteng</w:t>
      </w:r>
    </w:p>
    <w:p w14:paraId="616FCC92" w14:textId="068005A6" w:rsidR="00A467E2" w:rsidRPr="0015021A" w:rsidRDefault="00BA7663" w:rsidP="00496E17">
      <w:pPr>
        <w:spacing w:after="0"/>
        <w:rPr>
          <w:rFonts w:ascii="Arial" w:hAnsi="Arial" w:cs="Arial"/>
          <w:color w:val="808080" w:themeColor="background1" w:themeShade="80"/>
          <w:sz w:val="18"/>
          <w:szCs w:val="18"/>
        </w:rPr>
      </w:pPr>
      <w:r w:rsidRPr="0015021A">
        <w:rPr>
          <w:rFonts w:ascii="Arial" w:hAnsi="Arial" w:cs="Arial"/>
          <w:color w:val="808080" w:themeColor="background1" w:themeShade="80"/>
          <w:sz w:val="18"/>
          <w:szCs w:val="18"/>
        </w:rPr>
        <w:t>0081</w:t>
      </w:r>
    </w:p>
    <w:bookmarkEnd w:id="352"/>
    <w:p w14:paraId="19684AE6" w14:textId="3E7ABCA5" w:rsidR="00DD59C3" w:rsidRPr="0015021A" w:rsidRDefault="00496E17" w:rsidP="00496E17">
      <w:pPr>
        <w:spacing w:after="0"/>
        <w:rPr>
          <w:rFonts w:ascii="Arial" w:hAnsi="Arial" w:cs="Arial"/>
          <w:color w:val="808080" w:themeColor="background1" w:themeShade="80"/>
          <w:sz w:val="18"/>
          <w:szCs w:val="18"/>
        </w:rPr>
      </w:pPr>
      <w:r w:rsidRPr="0015021A">
        <w:rPr>
          <w:rFonts w:ascii="Arial" w:hAnsi="Arial" w:cs="Arial"/>
          <w:color w:val="808080" w:themeColor="background1" w:themeShade="80"/>
          <w:sz w:val="18"/>
          <w:szCs w:val="18"/>
        </w:rPr>
        <w:t xml:space="preserve">Tel.: </w:t>
      </w:r>
      <w:r w:rsidR="00BA7663" w:rsidRPr="0015021A">
        <w:rPr>
          <w:rFonts w:ascii="Arial" w:hAnsi="Arial" w:cs="Arial"/>
          <w:color w:val="808080" w:themeColor="background1" w:themeShade="80"/>
          <w:sz w:val="18"/>
          <w:szCs w:val="18"/>
        </w:rPr>
        <w:t>012 346 7575</w:t>
      </w:r>
    </w:p>
    <w:p w14:paraId="6CDB0D14" w14:textId="77777777" w:rsidR="00496E17" w:rsidRDefault="00496E17" w:rsidP="00496E17">
      <w:pPr>
        <w:spacing w:after="0"/>
        <w:rPr>
          <w:rFonts w:ascii="Arial" w:hAnsi="Arial" w:cs="Arial"/>
          <w:color w:val="808080"/>
          <w:sz w:val="18"/>
          <w:szCs w:val="18"/>
        </w:rPr>
      </w:pPr>
    </w:p>
    <w:p w14:paraId="3FF93A28" w14:textId="451F890F" w:rsidR="00496E17" w:rsidRDefault="002603F5" w:rsidP="00496E17">
      <w:pPr>
        <w:spacing w:after="0"/>
        <w:rPr>
          <w:rFonts w:ascii="Arial" w:hAnsi="Arial" w:cs="Arial"/>
          <w:color w:val="808080"/>
          <w:sz w:val="18"/>
          <w:szCs w:val="18"/>
        </w:rPr>
      </w:pPr>
      <w:r w:rsidRPr="00FC2923">
        <w:rPr>
          <w:rFonts w:ascii="Arial" w:hAnsi="Arial" w:cs="Arial"/>
          <w:color w:val="808080"/>
          <w:sz w:val="18"/>
          <w:szCs w:val="18"/>
        </w:rPr>
        <w:t xml:space="preserve">The </w:t>
      </w:r>
      <w:r w:rsidR="00C3178B">
        <w:rPr>
          <w:rFonts w:ascii="Arial" w:hAnsi="Arial" w:cs="Arial"/>
          <w:color w:val="808080"/>
          <w:sz w:val="18"/>
          <w:szCs w:val="18"/>
        </w:rPr>
        <w:t>Supplier</w:t>
      </w:r>
    </w:p>
    <w:p w14:paraId="65D9E27B" w14:textId="70C7EE79" w:rsidR="003E36F9" w:rsidRDefault="003E36F9" w:rsidP="00496E17">
      <w:pPr>
        <w:spacing w:after="0"/>
        <w:rPr>
          <w:rFonts w:ascii="Arial" w:hAnsi="Arial" w:cs="Arial"/>
          <w:color w:val="808080"/>
          <w:sz w:val="18"/>
          <w:szCs w:val="18"/>
        </w:rPr>
      </w:pPr>
    </w:p>
    <w:p w14:paraId="41148BA6" w14:textId="77777777" w:rsidR="003E36F9" w:rsidRDefault="003E36F9" w:rsidP="00496E17">
      <w:pPr>
        <w:spacing w:after="0"/>
        <w:rPr>
          <w:rFonts w:ascii="Arial" w:hAnsi="Arial" w:cs="Arial"/>
          <w:color w:val="808080"/>
          <w:sz w:val="18"/>
          <w:szCs w:val="18"/>
        </w:rPr>
      </w:pPr>
    </w:p>
    <w:p w14:paraId="6407755B" w14:textId="77777777" w:rsidR="00D27359" w:rsidRPr="00D27359" w:rsidRDefault="00D27359" w:rsidP="00496E17">
      <w:pPr>
        <w:spacing w:after="0"/>
        <w:rPr>
          <w:rFonts w:ascii="Arial" w:hAnsi="Arial" w:cs="Arial"/>
          <w:color w:val="808080"/>
          <w:sz w:val="18"/>
          <w:szCs w:val="18"/>
        </w:rPr>
      </w:pPr>
    </w:p>
    <w:p w14:paraId="4B1723CC" w14:textId="3C17A871" w:rsidR="00D27359" w:rsidRPr="00D27359" w:rsidRDefault="002603F5" w:rsidP="00D27359">
      <w:pPr>
        <w:pStyle w:val="Heading2"/>
        <w:numPr>
          <w:ilvl w:val="0"/>
          <w:numId w:val="0"/>
        </w:numPr>
        <w:spacing w:after="0"/>
        <w:ind w:firstLine="720"/>
      </w:pPr>
      <w:bookmarkStart w:id="353" w:name="_Toc15638138"/>
      <w:bookmarkStart w:id="354" w:name="_Toc195708245"/>
      <w:r>
        <w:t>Physical Address</w:t>
      </w:r>
      <w:bookmarkEnd w:id="353"/>
      <w:bookmarkEnd w:id="354"/>
    </w:p>
    <w:p w14:paraId="5D2C196E" w14:textId="77777777" w:rsidR="00D27359" w:rsidRDefault="00D27359" w:rsidP="00496E17">
      <w:pPr>
        <w:spacing w:after="0"/>
        <w:rPr>
          <w:rFonts w:ascii="Arial" w:hAnsi="Arial" w:cs="Arial"/>
          <w:color w:val="808080"/>
          <w:sz w:val="18"/>
          <w:szCs w:val="18"/>
        </w:rPr>
      </w:pPr>
    </w:p>
    <w:p w14:paraId="6A200A90" w14:textId="72A5C965" w:rsidR="009847E8" w:rsidRDefault="009847E8" w:rsidP="00496E17">
      <w:pPr>
        <w:spacing w:after="0"/>
        <w:rPr>
          <w:rFonts w:ascii="Arial" w:hAnsi="Arial" w:cs="Arial"/>
          <w:color w:val="808080"/>
          <w:sz w:val="18"/>
          <w:szCs w:val="18"/>
        </w:rPr>
      </w:pPr>
      <w:r>
        <w:rPr>
          <w:rFonts w:ascii="Arial" w:hAnsi="Arial" w:cs="Arial"/>
          <w:color w:val="808080"/>
          <w:sz w:val="18"/>
          <w:szCs w:val="18"/>
        </w:rPr>
        <w:t xml:space="preserve">Sautech </w:t>
      </w:r>
      <w:r w:rsidR="00496E17">
        <w:rPr>
          <w:rFonts w:ascii="Arial" w:hAnsi="Arial" w:cs="Arial"/>
          <w:color w:val="808080"/>
          <w:sz w:val="18"/>
          <w:szCs w:val="18"/>
        </w:rPr>
        <w:t>(Pty)</w:t>
      </w:r>
      <w:r>
        <w:rPr>
          <w:rFonts w:ascii="Arial" w:hAnsi="Arial" w:cs="Arial"/>
          <w:color w:val="808080"/>
          <w:sz w:val="18"/>
          <w:szCs w:val="18"/>
        </w:rPr>
        <w:t xml:space="preserve"> Ltd</w:t>
      </w:r>
    </w:p>
    <w:p w14:paraId="6A42164B" w14:textId="77777777" w:rsidR="002603F5" w:rsidRDefault="002603F5" w:rsidP="00496E17">
      <w:pPr>
        <w:spacing w:after="0"/>
        <w:rPr>
          <w:rFonts w:ascii="Arial" w:hAnsi="Arial" w:cs="Arial"/>
          <w:color w:val="808080"/>
          <w:sz w:val="18"/>
          <w:szCs w:val="18"/>
        </w:rPr>
      </w:pPr>
      <w:r>
        <w:rPr>
          <w:rFonts w:ascii="Arial" w:hAnsi="Arial" w:cs="Arial"/>
          <w:color w:val="808080"/>
          <w:sz w:val="18"/>
          <w:szCs w:val="18"/>
        </w:rPr>
        <w:lastRenderedPageBreak/>
        <w:t>34 and 36 Stokroos Avenue</w:t>
      </w:r>
    </w:p>
    <w:p w14:paraId="045E2F3D" w14:textId="77777777" w:rsidR="002603F5" w:rsidRDefault="002603F5" w:rsidP="00496E17">
      <w:pPr>
        <w:spacing w:after="0"/>
        <w:rPr>
          <w:rFonts w:ascii="Arial" w:hAnsi="Arial" w:cs="Arial"/>
          <w:color w:val="808080"/>
          <w:sz w:val="18"/>
          <w:szCs w:val="18"/>
        </w:rPr>
      </w:pPr>
      <w:r>
        <w:rPr>
          <w:rFonts w:ascii="Arial" w:hAnsi="Arial" w:cs="Arial"/>
          <w:color w:val="808080"/>
          <w:sz w:val="18"/>
          <w:szCs w:val="18"/>
        </w:rPr>
        <w:t>Breaunanda</w:t>
      </w:r>
    </w:p>
    <w:p w14:paraId="2C46F188" w14:textId="77777777" w:rsidR="002603F5" w:rsidRPr="00FC2923" w:rsidRDefault="002603F5" w:rsidP="00496E17">
      <w:pPr>
        <w:spacing w:after="0"/>
        <w:rPr>
          <w:rFonts w:ascii="Arial" w:hAnsi="Arial" w:cs="Arial"/>
          <w:i/>
          <w:color w:val="808080"/>
          <w:sz w:val="18"/>
          <w:szCs w:val="18"/>
        </w:rPr>
      </w:pPr>
      <w:r>
        <w:rPr>
          <w:rFonts w:ascii="Arial" w:hAnsi="Arial" w:cs="Arial"/>
          <w:color w:val="808080"/>
          <w:sz w:val="18"/>
          <w:szCs w:val="18"/>
        </w:rPr>
        <w:t>Krugersdorp</w:t>
      </w:r>
    </w:p>
    <w:p w14:paraId="38ACB4FD" w14:textId="77777777" w:rsidR="002603F5" w:rsidRPr="002C5300" w:rsidRDefault="002603F5" w:rsidP="00496E17">
      <w:pPr>
        <w:spacing w:after="0"/>
        <w:rPr>
          <w:rFonts w:ascii="Arial" w:hAnsi="Arial" w:cs="Arial"/>
          <w:color w:val="808080"/>
          <w:sz w:val="18"/>
          <w:szCs w:val="18"/>
        </w:rPr>
      </w:pPr>
      <w:r w:rsidRPr="002C5300">
        <w:rPr>
          <w:rFonts w:ascii="Arial" w:hAnsi="Arial" w:cs="Arial"/>
          <w:color w:val="808080"/>
          <w:sz w:val="18"/>
          <w:szCs w:val="18"/>
        </w:rPr>
        <w:t>1739</w:t>
      </w:r>
    </w:p>
    <w:p w14:paraId="54A82BCB" w14:textId="77777777" w:rsidR="002603F5" w:rsidRPr="002C5300" w:rsidRDefault="002603F5" w:rsidP="00496E17">
      <w:pPr>
        <w:spacing w:after="0"/>
        <w:rPr>
          <w:rFonts w:ascii="Arial" w:hAnsi="Arial" w:cs="Arial"/>
          <w:color w:val="808080"/>
          <w:sz w:val="18"/>
          <w:szCs w:val="18"/>
        </w:rPr>
      </w:pPr>
    </w:p>
    <w:p w14:paraId="52A4FB70" w14:textId="77777777" w:rsidR="002603F5" w:rsidRPr="002C5300" w:rsidRDefault="002603F5" w:rsidP="00496E17">
      <w:pPr>
        <w:spacing w:after="0"/>
        <w:rPr>
          <w:rFonts w:ascii="Arial" w:hAnsi="Arial" w:cs="Arial"/>
          <w:color w:val="808080"/>
          <w:sz w:val="18"/>
          <w:szCs w:val="18"/>
        </w:rPr>
      </w:pPr>
      <w:r w:rsidRPr="002C5300">
        <w:rPr>
          <w:rFonts w:ascii="Arial" w:hAnsi="Arial" w:cs="Arial"/>
          <w:color w:val="808080"/>
          <w:sz w:val="18"/>
          <w:szCs w:val="18"/>
        </w:rPr>
        <w:t>Tel.: +27 11 768 1790</w:t>
      </w:r>
      <w:r>
        <w:rPr>
          <w:rFonts w:ascii="Arial" w:hAnsi="Arial" w:cs="Arial"/>
          <w:color w:val="808080"/>
          <w:sz w:val="18"/>
          <w:szCs w:val="18"/>
        </w:rPr>
        <w:tab/>
        <w:t>Cell: 083 481 9449</w:t>
      </w:r>
    </w:p>
    <w:p w14:paraId="1E4ED8B9" w14:textId="77777777" w:rsidR="002603F5" w:rsidRDefault="002603F5" w:rsidP="00496E17">
      <w:pPr>
        <w:spacing w:after="0"/>
        <w:rPr>
          <w:rFonts w:ascii="Arial" w:hAnsi="Arial" w:cs="Arial"/>
          <w:color w:val="808080"/>
          <w:sz w:val="18"/>
          <w:szCs w:val="18"/>
        </w:rPr>
      </w:pPr>
      <w:r w:rsidRPr="002C5300">
        <w:rPr>
          <w:rFonts w:ascii="Arial" w:hAnsi="Arial" w:cs="Arial"/>
          <w:color w:val="808080"/>
          <w:sz w:val="18"/>
          <w:szCs w:val="18"/>
        </w:rPr>
        <w:t>Tel.: +27 11 768 1035</w:t>
      </w:r>
      <w:r>
        <w:rPr>
          <w:rFonts w:ascii="Arial" w:hAnsi="Arial" w:cs="Arial"/>
          <w:color w:val="808080"/>
          <w:sz w:val="18"/>
          <w:szCs w:val="18"/>
        </w:rPr>
        <w:tab/>
        <w:t>Fax: 086 650 3480</w:t>
      </w:r>
    </w:p>
    <w:p w14:paraId="57453234" w14:textId="14A3DCBF" w:rsidR="00496E17" w:rsidRDefault="00496E17" w:rsidP="002603F5">
      <w:pPr>
        <w:rPr>
          <w:rFonts w:ascii="Arial" w:hAnsi="Arial" w:cs="Arial"/>
          <w:color w:val="808080"/>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1A482F66" w14:textId="77777777" w:rsidTr="00CD59EC">
        <w:tc>
          <w:tcPr>
            <w:tcW w:w="8522" w:type="dxa"/>
          </w:tcPr>
          <w:p w14:paraId="6E7C793B" w14:textId="651C7B39" w:rsidR="002603F5" w:rsidRPr="00022034" w:rsidRDefault="00671F46" w:rsidP="00DA00D3">
            <w:pPr>
              <w:pStyle w:val="Heading2"/>
              <w:keepNext/>
              <w:numPr>
                <w:ilvl w:val="1"/>
                <w:numId w:val="1"/>
              </w:numPr>
              <w:spacing w:before="240" w:after="120" w:line="240" w:lineRule="auto"/>
              <w:ind w:left="576" w:hanging="576"/>
            </w:pPr>
            <w:bookmarkStart w:id="355" w:name="_Toc15638139"/>
            <w:bookmarkStart w:id="356" w:name="_Toc15926993"/>
            <w:bookmarkStart w:id="357" w:name="_Toc195708246"/>
            <w:r>
              <w:t>SCHEDULE J</w:t>
            </w:r>
            <w:r w:rsidR="002603F5" w:rsidRPr="00022034">
              <w:t xml:space="preserve"> – CHANGES TO </w:t>
            </w:r>
            <w:r w:rsidR="0021028C">
              <w:t>AGREEMENT</w:t>
            </w:r>
            <w:bookmarkEnd w:id="355"/>
            <w:bookmarkEnd w:id="356"/>
            <w:bookmarkEnd w:id="357"/>
          </w:p>
          <w:p w14:paraId="3843C0CC" w14:textId="77777777" w:rsidR="002603F5" w:rsidRDefault="002603F5" w:rsidP="00CD59EC">
            <w:pPr>
              <w:rPr>
                <w:rFonts w:ascii="Arial" w:hAnsi="Arial"/>
              </w:rPr>
            </w:pPr>
          </w:p>
        </w:tc>
      </w:tr>
    </w:tbl>
    <w:p w14:paraId="2AE0E9BE" w14:textId="77777777" w:rsidR="00496E17" w:rsidRDefault="00496E17" w:rsidP="00496E17">
      <w:pPr>
        <w:spacing w:after="0"/>
        <w:rPr>
          <w:rFonts w:ascii="Arial" w:hAnsi="Arial"/>
        </w:rPr>
      </w:pPr>
    </w:p>
    <w:p w14:paraId="1AE57CA4" w14:textId="56C97551" w:rsidR="002603F5" w:rsidRDefault="004979EE" w:rsidP="00496E17">
      <w:pPr>
        <w:spacing w:after="0"/>
        <w:rPr>
          <w:rFonts w:ascii="Arial" w:hAnsi="Arial"/>
          <w:color w:val="808080"/>
          <w:sz w:val="18"/>
        </w:rPr>
      </w:pPr>
      <w:r>
        <w:rPr>
          <w:rFonts w:ascii="Arial" w:hAnsi="Arial"/>
          <w:color w:val="808080"/>
          <w:sz w:val="18"/>
        </w:rPr>
        <w:t>Schedule J</w:t>
      </w:r>
      <w:r w:rsidR="002603F5" w:rsidRPr="00B342EC">
        <w:rPr>
          <w:rFonts w:ascii="Arial" w:hAnsi="Arial"/>
          <w:color w:val="808080"/>
          <w:sz w:val="18"/>
        </w:rPr>
        <w:t xml:space="preserve"> provides information on the change control procedures to be followed for when it is necessary to consider changes this </w:t>
      </w:r>
      <w:r w:rsidR="0021028C">
        <w:rPr>
          <w:rFonts w:ascii="Arial" w:hAnsi="Arial"/>
          <w:color w:val="808080"/>
          <w:sz w:val="18"/>
        </w:rPr>
        <w:t>Agreement</w:t>
      </w:r>
      <w:r w:rsidR="002603F5" w:rsidRPr="00B342EC">
        <w:rPr>
          <w:rFonts w:ascii="Arial" w:hAnsi="Arial"/>
          <w:color w:val="808080"/>
          <w:sz w:val="18"/>
        </w:rPr>
        <w:t>.</w:t>
      </w:r>
    </w:p>
    <w:p w14:paraId="70EB58AC" w14:textId="3433CF37" w:rsidR="0090339F" w:rsidRDefault="0090339F" w:rsidP="00496E17">
      <w:pPr>
        <w:spacing w:after="0"/>
        <w:rPr>
          <w:rFonts w:ascii="Arial" w:hAnsi="Arial"/>
          <w:color w:val="808080"/>
          <w:sz w:val="18"/>
        </w:rPr>
      </w:pPr>
    </w:p>
    <w:p w14:paraId="42A13C82" w14:textId="77777777" w:rsidR="00496E17" w:rsidRDefault="00496E17" w:rsidP="00496E17">
      <w:pPr>
        <w:spacing w:after="0"/>
        <w:rPr>
          <w:rFonts w:ascii="Arial" w:hAnsi="Arial"/>
          <w:color w:val="808080"/>
          <w:sz w:val="18"/>
        </w:rPr>
      </w:pPr>
    </w:p>
    <w:p w14:paraId="0FB5A810" w14:textId="54214E9D" w:rsidR="002603F5" w:rsidRDefault="00B97ADF" w:rsidP="00DA00D3">
      <w:pPr>
        <w:pStyle w:val="Heading3"/>
        <w:keepNext/>
        <w:numPr>
          <w:ilvl w:val="2"/>
          <w:numId w:val="1"/>
        </w:numPr>
        <w:tabs>
          <w:tab w:val="left" w:pos="0"/>
        </w:tabs>
        <w:spacing w:after="0" w:line="240" w:lineRule="auto"/>
        <w:ind w:left="720"/>
        <w:rPr>
          <w:sz w:val="28"/>
        </w:rPr>
      </w:pPr>
      <w:bookmarkStart w:id="358" w:name="_Toc15906962"/>
      <w:bookmarkStart w:id="359" w:name="_Toc15907486"/>
      <w:bookmarkStart w:id="360" w:name="_Toc15908500"/>
      <w:bookmarkStart w:id="361" w:name="_Toc15923537"/>
      <w:bookmarkStart w:id="362" w:name="_Toc15925239"/>
      <w:bookmarkStart w:id="363" w:name="_Toc15926994"/>
      <w:bookmarkStart w:id="364" w:name="_Toc15929711"/>
      <w:bookmarkStart w:id="365" w:name="_Toc195708247"/>
      <w:r>
        <w:rPr>
          <w:sz w:val="28"/>
        </w:rPr>
        <w:t>Contract Change Management P</w:t>
      </w:r>
      <w:r w:rsidR="00434D17" w:rsidRPr="00434D17">
        <w:rPr>
          <w:sz w:val="28"/>
        </w:rPr>
        <w:t>rocedure</w:t>
      </w:r>
      <w:bookmarkEnd w:id="358"/>
      <w:bookmarkEnd w:id="359"/>
      <w:bookmarkEnd w:id="360"/>
      <w:bookmarkEnd w:id="361"/>
      <w:bookmarkEnd w:id="362"/>
      <w:bookmarkEnd w:id="363"/>
      <w:bookmarkEnd w:id="364"/>
      <w:bookmarkEnd w:id="365"/>
    </w:p>
    <w:p w14:paraId="1CD1C02B" w14:textId="77777777" w:rsidR="00496E17" w:rsidRPr="00496E17" w:rsidRDefault="00496E17" w:rsidP="00496E17">
      <w:pPr>
        <w:spacing w:after="0"/>
      </w:pPr>
    </w:p>
    <w:p w14:paraId="46FD1EBE" w14:textId="0730B682" w:rsidR="002603F5" w:rsidRDefault="002603F5" w:rsidP="00496E17">
      <w:pPr>
        <w:pStyle w:val="Heading5"/>
        <w:keepNext w:val="0"/>
        <w:keepLines w:val="0"/>
        <w:numPr>
          <w:ilvl w:val="4"/>
          <w:numId w:val="0"/>
        </w:numPr>
        <w:tabs>
          <w:tab w:val="left" w:pos="1440"/>
        </w:tabs>
        <w:spacing w:before="0" w:line="240" w:lineRule="auto"/>
        <w:ind w:left="1008" w:hanging="1008"/>
        <w:jc w:val="both"/>
        <w:rPr>
          <w:rFonts w:ascii="Arial" w:hAnsi="Arial" w:cs="Arial"/>
          <w:b/>
          <w:i/>
          <w:color w:val="2F5496"/>
          <w:sz w:val="24"/>
          <w:szCs w:val="24"/>
        </w:rPr>
      </w:pPr>
      <w:r>
        <w:rPr>
          <w:rFonts w:ascii="Arial" w:hAnsi="Arial" w:cs="Arial"/>
          <w:b/>
          <w:i/>
          <w:color w:val="2F5496"/>
          <w:sz w:val="24"/>
          <w:szCs w:val="24"/>
        </w:rPr>
        <w:t xml:space="preserve"> </w:t>
      </w:r>
      <w:r w:rsidRPr="00856A82">
        <w:rPr>
          <w:rFonts w:ascii="Arial" w:hAnsi="Arial" w:cs="Arial"/>
          <w:b/>
          <w:i/>
          <w:color w:val="2F5496"/>
          <w:sz w:val="24"/>
          <w:szCs w:val="24"/>
        </w:rPr>
        <w:t>Scope</w:t>
      </w:r>
    </w:p>
    <w:p w14:paraId="72D6459F" w14:textId="77777777" w:rsidR="00496E17" w:rsidRPr="00496E17" w:rsidRDefault="00496E17" w:rsidP="00496E17">
      <w:pPr>
        <w:spacing w:after="0"/>
      </w:pPr>
    </w:p>
    <w:p w14:paraId="779129F3" w14:textId="5F790EA0" w:rsidR="004B082E" w:rsidRDefault="002603F5" w:rsidP="00A467E2">
      <w:pPr>
        <w:keepNext/>
        <w:widowControl w:val="0"/>
        <w:tabs>
          <w:tab w:val="num" w:pos="284"/>
        </w:tabs>
        <w:spacing w:after="0" w:line="360" w:lineRule="auto"/>
        <w:rPr>
          <w:rFonts w:ascii="Arial" w:hAnsi="Arial" w:cs="Arial"/>
          <w:color w:val="808080"/>
          <w:sz w:val="18"/>
          <w:szCs w:val="18"/>
        </w:rPr>
      </w:pPr>
      <w:r w:rsidRPr="00481FA7">
        <w:rPr>
          <w:rFonts w:ascii="Arial" w:hAnsi="Arial" w:cs="Arial"/>
          <w:color w:val="808080"/>
          <w:sz w:val="18"/>
          <w:szCs w:val="18"/>
        </w:rPr>
        <w:t xml:space="preserve">Changes will be made by written </w:t>
      </w:r>
      <w:r w:rsidR="0021028C">
        <w:rPr>
          <w:rFonts w:ascii="Arial" w:hAnsi="Arial" w:cs="Arial"/>
          <w:color w:val="808080"/>
          <w:sz w:val="18"/>
          <w:szCs w:val="18"/>
        </w:rPr>
        <w:t>Agreement</w:t>
      </w:r>
      <w:r w:rsidRPr="00481FA7">
        <w:rPr>
          <w:rFonts w:ascii="Arial" w:hAnsi="Arial" w:cs="Arial"/>
          <w:color w:val="808080"/>
          <w:sz w:val="18"/>
          <w:szCs w:val="18"/>
        </w:rPr>
        <w:t xml:space="preserve"> between the </w:t>
      </w:r>
      <w:r w:rsidR="00C3178B">
        <w:rPr>
          <w:rFonts w:ascii="Arial" w:hAnsi="Arial" w:cs="Arial"/>
          <w:color w:val="808080"/>
          <w:sz w:val="18"/>
          <w:szCs w:val="18"/>
        </w:rPr>
        <w:t>Client</w:t>
      </w:r>
      <w:r w:rsidRPr="00481FA7">
        <w:rPr>
          <w:rFonts w:ascii="Arial" w:hAnsi="Arial" w:cs="Arial"/>
          <w:color w:val="808080"/>
          <w:sz w:val="18"/>
          <w:szCs w:val="18"/>
        </w:rPr>
        <w:t xml:space="preserve"> and the </w:t>
      </w:r>
      <w:r w:rsidR="00C3178B">
        <w:rPr>
          <w:rFonts w:ascii="Arial" w:hAnsi="Arial" w:cs="Arial"/>
          <w:color w:val="808080"/>
          <w:sz w:val="18"/>
          <w:szCs w:val="18"/>
        </w:rPr>
        <w:t>Supplier</w:t>
      </w:r>
      <w:r w:rsidRPr="00481FA7">
        <w:rPr>
          <w:rFonts w:ascii="Arial" w:hAnsi="Arial" w:cs="Arial"/>
          <w:color w:val="808080"/>
          <w:sz w:val="18"/>
          <w:szCs w:val="18"/>
        </w:rPr>
        <w:t xml:space="preserve"> in accordance with the terms of this Schedule.</w:t>
      </w:r>
    </w:p>
    <w:p w14:paraId="44700C15" w14:textId="77777777" w:rsidR="00496E17" w:rsidRPr="00481FA7" w:rsidRDefault="00496E17" w:rsidP="00496E17">
      <w:pPr>
        <w:keepNext/>
        <w:widowControl w:val="0"/>
        <w:tabs>
          <w:tab w:val="num" w:pos="284"/>
        </w:tabs>
        <w:spacing w:after="0" w:line="360" w:lineRule="auto"/>
        <w:rPr>
          <w:rFonts w:ascii="Arial" w:hAnsi="Arial" w:cs="Arial"/>
          <w:color w:val="808080"/>
          <w:sz w:val="18"/>
          <w:szCs w:val="18"/>
        </w:rPr>
      </w:pPr>
    </w:p>
    <w:p w14:paraId="170341B2" w14:textId="198C6CB4" w:rsidR="002603F5" w:rsidRDefault="002603F5" w:rsidP="00496E17">
      <w:pPr>
        <w:pStyle w:val="Heading5"/>
        <w:keepNext w:val="0"/>
        <w:keepLines w:val="0"/>
        <w:numPr>
          <w:ilvl w:val="4"/>
          <w:numId w:val="0"/>
        </w:numPr>
        <w:tabs>
          <w:tab w:val="left" w:pos="1440"/>
        </w:tabs>
        <w:spacing w:before="0" w:line="240" w:lineRule="auto"/>
        <w:ind w:left="1008" w:hanging="1008"/>
        <w:jc w:val="both"/>
        <w:rPr>
          <w:rFonts w:ascii="Arial" w:hAnsi="Arial" w:cs="Arial"/>
          <w:b/>
          <w:i/>
          <w:color w:val="2F5496"/>
          <w:sz w:val="24"/>
          <w:szCs w:val="24"/>
        </w:rPr>
      </w:pPr>
      <w:r>
        <w:rPr>
          <w:rFonts w:ascii="Arial" w:hAnsi="Arial" w:cs="Arial"/>
          <w:b/>
          <w:i/>
          <w:color w:val="2F5496"/>
          <w:sz w:val="24"/>
          <w:szCs w:val="24"/>
        </w:rPr>
        <w:t xml:space="preserve"> </w:t>
      </w:r>
      <w:r w:rsidRPr="00856A82">
        <w:rPr>
          <w:rFonts w:ascii="Arial" w:hAnsi="Arial" w:cs="Arial"/>
          <w:b/>
          <w:i/>
          <w:color w:val="2F5496"/>
          <w:sz w:val="24"/>
          <w:szCs w:val="24"/>
        </w:rPr>
        <w:t>Procedure</w:t>
      </w:r>
    </w:p>
    <w:p w14:paraId="3B32FE85" w14:textId="77777777" w:rsidR="00496E17" w:rsidRPr="00496E17" w:rsidRDefault="00496E17" w:rsidP="00496E17">
      <w:pPr>
        <w:spacing w:after="0"/>
      </w:pPr>
    </w:p>
    <w:p w14:paraId="5C10A452" w14:textId="43552260" w:rsidR="00496E17" w:rsidRDefault="002603F5" w:rsidP="00A467E2">
      <w:pPr>
        <w:keepNext/>
        <w:widowControl w:val="0"/>
        <w:tabs>
          <w:tab w:val="num" w:pos="284"/>
        </w:tabs>
        <w:spacing w:after="0" w:line="360" w:lineRule="auto"/>
        <w:rPr>
          <w:rFonts w:ascii="Arial" w:hAnsi="Arial" w:cs="Arial"/>
          <w:color w:val="808080"/>
          <w:sz w:val="18"/>
          <w:szCs w:val="18"/>
        </w:rPr>
      </w:pPr>
      <w:bookmarkStart w:id="366" w:name="_Hlk129083379"/>
      <w:r w:rsidRPr="00481FA7">
        <w:rPr>
          <w:rFonts w:ascii="Arial" w:hAnsi="Arial" w:cs="Arial"/>
          <w:color w:val="808080"/>
          <w:sz w:val="18"/>
          <w:szCs w:val="18"/>
        </w:rPr>
        <w:t>To initiate a Contract Change, the following procedure shall be adopted:</w:t>
      </w:r>
    </w:p>
    <w:p w14:paraId="34148D80" w14:textId="77777777" w:rsidR="00A467E2" w:rsidRPr="00481FA7" w:rsidRDefault="00A467E2" w:rsidP="00A467E2">
      <w:pPr>
        <w:keepNext/>
        <w:widowControl w:val="0"/>
        <w:tabs>
          <w:tab w:val="num" w:pos="284"/>
        </w:tabs>
        <w:spacing w:after="0" w:line="360" w:lineRule="auto"/>
        <w:rPr>
          <w:rFonts w:ascii="Arial" w:hAnsi="Arial" w:cs="Arial"/>
          <w:color w:val="808080"/>
          <w:sz w:val="18"/>
          <w:szCs w:val="18"/>
        </w:rPr>
      </w:pPr>
    </w:p>
    <w:bookmarkEnd w:id="366"/>
    <w:p w14:paraId="4F00A127" w14:textId="6EC563BF" w:rsidR="00A467E2" w:rsidRDefault="00A467E2" w:rsidP="00A467E2">
      <w:p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The requestor will prepare a request in collaboration with the other party, ensuring that all necessary information is included for the recipient to consider and reach an informed conclusion. At a minimum, the request should contain:</w:t>
      </w:r>
    </w:p>
    <w:p w14:paraId="25909877" w14:textId="77777777" w:rsidR="00A467E2" w:rsidRPr="00A467E2" w:rsidRDefault="00A467E2" w:rsidP="00A467E2">
      <w:pPr>
        <w:spacing w:after="0" w:line="240" w:lineRule="auto"/>
        <w:rPr>
          <w:rFonts w:ascii="Arial" w:eastAsia="Times New Roman" w:hAnsi="Arial" w:cs="Arial"/>
          <w:color w:val="808080" w:themeColor="background1" w:themeShade="80"/>
          <w:sz w:val="18"/>
          <w:szCs w:val="18"/>
          <w:lang w:eastAsia="en-ZA"/>
        </w:rPr>
      </w:pPr>
    </w:p>
    <w:p w14:paraId="62A41FA4" w14:textId="77777777" w:rsidR="00A467E2" w:rsidRDefault="00A467E2" w:rsidP="00566F74">
      <w:pPr>
        <w:pStyle w:val="ListParagraph"/>
        <w:numPr>
          <w:ilvl w:val="0"/>
          <w:numId w:val="28"/>
        </w:num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A description of the requested Contract Change;</w:t>
      </w:r>
    </w:p>
    <w:p w14:paraId="6D7C081B" w14:textId="77777777" w:rsidR="00A467E2" w:rsidRDefault="00A467E2" w:rsidP="00566F74">
      <w:pPr>
        <w:pStyle w:val="ListParagraph"/>
        <w:numPr>
          <w:ilvl w:val="0"/>
          <w:numId w:val="28"/>
        </w:num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The reason for the Contract Change;</w:t>
      </w:r>
    </w:p>
    <w:p w14:paraId="7353C33B" w14:textId="77777777" w:rsidR="00A467E2" w:rsidRDefault="00A467E2" w:rsidP="00566F74">
      <w:pPr>
        <w:pStyle w:val="ListParagraph"/>
        <w:numPr>
          <w:ilvl w:val="0"/>
          <w:numId w:val="28"/>
        </w:num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Suggested new or amended wording to the Agreement or Service Orders;</w:t>
      </w:r>
    </w:p>
    <w:p w14:paraId="35D9BF25" w14:textId="77777777" w:rsidR="00A467E2" w:rsidRDefault="00A467E2" w:rsidP="00566F74">
      <w:pPr>
        <w:pStyle w:val="ListParagraph"/>
        <w:numPr>
          <w:ilvl w:val="0"/>
          <w:numId w:val="28"/>
        </w:num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A suggested plan for implementing the Contract Change, if applicable;</w:t>
      </w:r>
    </w:p>
    <w:p w14:paraId="187524C1" w14:textId="32D1F91E" w:rsidR="00A467E2" w:rsidRDefault="00A467E2" w:rsidP="00566F74">
      <w:pPr>
        <w:pStyle w:val="ListParagraph"/>
        <w:numPr>
          <w:ilvl w:val="0"/>
          <w:numId w:val="28"/>
        </w:num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Roles and responsibilities for implementation</w:t>
      </w:r>
      <w:r>
        <w:rPr>
          <w:rFonts w:ascii="Arial" w:eastAsia="Times New Roman" w:hAnsi="Arial" w:cs="Arial"/>
          <w:color w:val="808080" w:themeColor="background1" w:themeShade="80"/>
          <w:sz w:val="18"/>
          <w:szCs w:val="18"/>
          <w:lang w:eastAsia="en-ZA"/>
        </w:rPr>
        <w:t>;</w:t>
      </w:r>
    </w:p>
    <w:p w14:paraId="01C30CE2" w14:textId="77777777" w:rsidR="00A467E2" w:rsidRDefault="00A467E2" w:rsidP="00566F74">
      <w:pPr>
        <w:pStyle w:val="ListParagraph"/>
        <w:numPr>
          <w:ilvl w:val="0"/>
          <w:numId w:val="28"/>
        </w:num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Cost implications;</w:t>
      </w:r>
    </w:p>
    <w:p w14:paraId="14E484DA" w14:textId="504F0015" w:rsidR="00A467E2" w:rsidRPr="00A467E2" w:rsidRDefault="00A467E2" w:rsidP="00566F74">
      <w:pPr>
        <w:pStyle w:val="ListParagraph"/>
        <w:numPr>
          <w:ilvl w:val="0"/>
          <w:numId w:val="28"/>
        </w:num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Impact analysis.</w:t>
      </w:r>
    </w:p>
    <w:p w14:paraId="26119BB3" w14:textId="77777777" w:rsidR="00A467E2" w:rsidRPr="00A467E2" w:rsidRDefault="00A467E2" w:rsidP="00A467E2">
      <w:pPr>
        <w:spacing w:after="0" w:line="240" w:lineRule="auto"/>
        <w:ind w:left="720"/>
        <w:rPr>
          <w:rFonts w:ascii="Arial" w:eastAsia="Times New Roman" w:hAnsi="Arial" w:cs="Arial"/>
          <w:color w:val="808080" w:themeColor="background1" w:themeShade="80"/>
          <w:sz w:val="18"/>
          <w:szCs w:val="18"/>
          <w:lang w:eastAsia="en-ZA"/>
        </w:rPr>
      </w:pPr>
    </w:p>
    <w:p w14:paraId="1DC94AE2" w14:textId="0C8EF99F" w:rsidR="00A467E2" w:rsidRDefault="00A467E2" w:rsidP="00A467E2">
      <w:p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The requestor will submit the request to the authorized person at the other party, as determined from time to time. The recipient shall review the request within a reasonable timeframe. If necessary, the request will be discussed and/or negotiated in a meeting scheduled between the Parties.</w:t>
      </w:r>
    </w:p>
    <w:p w14:paraId="640B0933" w14:textId="77777777" w:rsidR="00A467E2" w:rsidRPr="00A467E2" w:rsidRDefault="00A467E2" w:rsidP="00A467E2">
      <w:pPr>
        <w:spacing w:after="0" w:line="240" w:lineRule="auto"/>
        <w:rPr>
          <w:rFonts w:ascii="Arial" w:eastAsia="Times New Roman" w:hAnsi="Arial" w:cs="Arial"/>
          <w:color w:val="808080" w:themeColor="background1" w:themeShade="80"/>
          <w:sz w:val="18"/>
          <w:szCs w:val="18"/>
          <w:lang w:eastAsia="en-ZA"/>
        </w:rPr>
      </w:pPr>
    </w:p>
    <w:p w14:paraId="4E4A6F9B" w14:textId="166CCB76" w:rsidR="00A467E2" w:rsidRDefault="00A467E2" w:rsidP="00A467E2">
      <w:p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If the Contract Change is not accepted, it will be confirmed in writing. If the initial persons from each Party cannot agree on the proposed change, the matter may be escalated to the respective executives of the Parties.</w:t>
      </w:r>
    </w:p>
    <w:p w14:paraId="66C630DA" w14:textId="77777777" w:rsidR="00A467E2" w:rsidRPr="00A467E2" w:rsidRDefault="00A467E2" w:rsidP="00A467E2">
      <w:pPr>
        <w:spacing w:after="0" w:line="240" w:lineRule="auto"/>
        <w:rPr>
          <w:rFonts w:ascii="Arial" w:eastAsia="Times New Roman" w:hAnsi="Arial" w:cs="Arial"/>
          <w:color w:val="808080" w:themeColor="background1" w:themeShade="80"/>
          <w:sz w:val="18"/>
          <w:szCs w:val="18"/>
          <w:lang w:eastAsia="en-ZA"/>
        </w:rPr>
      </w:pPr>
    </w:p>
    <w:p w14:paraId="18A86D4B" w14:textId="5C4D03DE" w:rsidR="00A467E2" w:rsidRDefault="00A467E2" w:rsidP="00A467E2">
      <w:p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If the Contract Change is rejected, the receiving Party shall provide written reasons within 5 (five) Business Days. The requesting Party may then submit a revised Contract Change request that considers the reasons for rejection.</w:t>
      </w:r>
    </w:p>
    <w:p w14:paraId="119A5257" w14:textId="77777777" w:rsidR="00A467E2" w:rsidRPr="00A467E2" w:rsidRDefault="00A467E2" w:rsidP="00A467E2">
      <w:pPr>
        <w:spacing w:after="0" w:line="240" w:lineRule="auto"/>
        <w:rPr>
          <w:rFonts w:ascii="Arial" w:eastAsia="Times New Roman" w:hAnsi="Arial" w:cs="Arial"/>
          <w:color w:val="808080" w:themeColor="background1" w:themeShade="80"/>
          <w:sz w:val="18"/>
          <w:szCs w:val="18"/>
          <w:lang w:eastAsia="en-ZA"/>
        </w:rPr>
      </w:pPr>
    </w:p>
    <w:p w14:paraId="1075A3E0" w14:textId="0FC58D1C" w:rsidR="00A467E2" w:rsidRPr="00A467E2" w:rsidRDefault="00A467E2" w:rsidP="00A467E2">
      <w:p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No changes to this Agreement will be honoured unless reduced to writing and signed by all Parties involved.</w:t>
      </w:r>
    </w:p>
    <w:p w14:paraId="2DF9F714" w14:textId="4BBD6D73" w:rsidR="00735386" w:rsidRPr="00A467E2" w:rsidRDefault="00735386" w:rsidP="00A467E2">
      <w:pPr>
        <w:pStyle w:val="ListParagraph"/>
        <w:spacing w:after="0" w:line="240" w:lineRule="auto"/>
        <w:ind w:left="360"/>
        <w:jc w:val="both"/>
        <w:rPr>
          <w:rFonts w:ascii="Arial" w:hAnsi="Arial" w:cs="Arial"/>
          <w:color w:val="808080" w:themeColor="background1" w:themeShade="80"/>
          <w:sz w:val="18"/>
          <w:szCs w:val="18"/>
        </w:rPr>
      </w:pPr>
    </w:p>
    <w:sectPr w:rsidR="00735386" w:rsidRPr="00A467E2">
      <w:footerReference w:type="default" r:id="rId18"/>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0" w:author="Futura International Pty Ltd" w:date="2025-05-06T09:46:00Z" w:initials="FI">
    <w:p w14:paraId="530F0006" w14:textId="77777777" w:rsidR="00DB3B15" w:rsidRDefault="00DB3B15" w:rsidP="00F734D9">
      <w:pPr>
        <w:pStyle w:val="CommentText"/>
      </w:pPr>
      <w:r>
        <w:rPr>
          <w:rStyle w:val="CommentReference"/>
        </w:rPr>
        <w:annotationRef/>
      </w:r>
      <w:r>
        <w:t>Could we add this, Riaan?</w:t>
      </w:r>
    </w:p>
  </w:comment>
  <w:comment w:id="23" w:author="Futura International Pty Ltd" w:date="2025-04-22T13:13:00Z" w:initials="FI">
    <w:p w14:paraId="08F165F9" w14:textId="6840FC58" w:rsidR="00DB3B15" w:rsidRDefault="00DB3B15" w:rsidP="0011705D">
      <w:pPr>
        <w:pStyle w:val="CommentText"/>
      </w:pPr>
      <w:r>
        <w:rPr>
          <w:rStyle w:val="CommentReference"/>
        </w:rPr>
        <w:annotationRef/>
      </w:r>
      <w:r>
        <w:t>To be updated with changes made in Schedule A</w:t>
      </w:r>
    </w:p>
  </w:comment>
  <w:comment w:id="39" w:author="Futura International Pty Ltd" w:date="2025-04-22T13:14:00Z" w:initials="FI">
    <w:p w14:paraId="1371CA30" w14:textId="77777777" w:rsidR="00DB3B15" w:rsidRDefault="00DB3B15" w:rsidP="0011705D">
      <w:pPr>
        <w:pStyle w:val="CommentText"/>
      </w:pPr>
      <w:r>
        <w:rPr>
          <w:rStyle w:val="CommentReference"/>
        </w:rPr>
        <w:annotationRef/>
      </w:r>
      <w:r>
        <w:t>To be sent to TriFour on a quarterly basis. Could we insert the wording that cover quarterly reports?</w:t>
      </w:r>
    </w:p>
  </w:comment>
  <w:comment w:id="159" w:author="Futura International Pty Ltd" w:date="2025-04-22T13:22:00Z" w:initials="FI">
    <w:p w14:paraId="3B0F93E1" w14:textId="77777777" w:rsidR="00DB3B15" w:rsidRDefault="00DB3B15" w:rsidP="00FE2570">
      <w:pPr>
        <w:pStyle w:val="CommentText"/>
      </w:pPr>
      <w:r>
        <w:rPr>
          <w:rStyle w:val="CommentReference"/>
        </w:rPr>
        <w:annotationRef/>
      </w:r>
      <w:r>
        <w:t>To be added:</w:t>
      </w:r>
    </w:p>
    <w:p w14:paraId="5FA8FBF3" w14:textId="77777777" w:rsidR="00DB3B15" w:rsidRDefault="00DB3B15" w:rsidP="00574829">
      <w:pPr>
        <w:pStyle w:val="CommentText"/>
        <w:numPr>
          <w:ilvl w:val="0"/>
          <w:numId w:val="53"/>
        </w:numPr>
      </w:pPr>
      <w:r>
        <w:rPr>
          <w:color w:val="022D4F"/>
        </w:rPr>
        <w:t>Server Procurement</w:t>
      </w:r>
    </w:p>
    <w:p w14:paraId="70D6719D" w14:textId="77777777" w:rsidR="00DB3B15" w:rsidRDefault="00DB3B15" w:rsidP="00574829">
      <w:pPr>
        <w:pStyle w:val="CommentText"/>
        <w:numPr>
          <w:ilvl w:val="0"/>
          <w:numId w:val="53"/>
        </w:numPr>
      </w:pPr>
      <w:r>
        <w:rPr>
          <w:color w:val="022D4F"/>
        </w:rPr>
        <w:t xml:space="preserve">Secure Server Decommissioning </w:t>
      </w:r>
    </w:p>
    <w:p w14:paraId="6DD19A28" w14:textId="77777777" w:rsidR="00DB3B15" w:rsidRDefault="00DB3B15" w:rsidP="00574829">
      <w:pPr>
        <w:pStyle w:val="CommentText"/>
        <w:numPr>
          <w:ilvl w:val="0"/>
          <w:numId w:val="53"/>
        </w:numPr>
      </w:pPr>
      <w:r>
        <w:rPr>
          <w:color w:val="022D4F"/>
        </w:rPr>
        <w:t>Server Hardening (according to international security baselines - e.g., CIS, Microsoft) &lt;&lt;&lt;Note: This is over and above hardening like password configs&gt;&gt;&gt;</w:t>
      </w:r>
    </w:p>
    <w:p w14:paraId="1D13CFC4" w14:textId="77777777" w:rsidR="00DB3B15" w:rsidRDefault="00DB3B15" w:rsidP="00574829">
      <w:pPr>
        <w:pStyle w:val="CommentText"/>
        <w:numPr>
          <w:ilvl w:val="0"/>
          <w:numId w:val="53"/>
        </w:numPr>
      </w:pPr>
      <w:r>
        <w:rPr>
          <w:color w:val="022D4F"/>
        </w:rPr>
        <w:t xml:space="preserve">Server Patching </w:t>
      </w:r>
      <w:r>
        <w:rPr>
          <w:color w:val="022D4F"/>
          <w:highlight w:val="yellow"/>
        </w:rPr>
        <w:t>(wait for Lucas)</w:t>
      </w:r>
    </w:p>
    <w:p w14:paraId="45ED86E2" w14:textId="77777777" w:rsidR="00DB3B15" w:rsidRDefault="00DB3B15" w:rsidP="00574829">
      <w:pPr>
        <w:pStyle w:val="CommentText"/>
        <w:numPr>
          <w:ilvl w:val="0"/>
          <w:numId w:val="53"/>
        </w:numPr>
      </w:pPr>
      <w:r>
        <w:rPr>
          <w:color w:val="022D4F"/>
        </w:rPr>
        <w:t>Local server O/S security enforcement (user authentication and access rights)</w:t>
      </w:r>
    </w:p>
  </w:comment>
  <w:comment w:id="184" w:author="Futura International Pty Ltd" w:date="2025-04-22T13:23:00Z" w:initials="FI">
    <w:p w14:paraId="2A209A51" w14:textId="22783C77" w:rsidR="00DB3B15" w:rsidRDefault="00DB3B15" w:rsidP="00712129">
      <w:pPr>
        <w:pStyle w:val="CommentText"/>
      </w:pPr>
      <w:r>
        <w:rPr>
          <w:rStyle w:val="CommentReference"/>
        </w:rPr>
        <w:annotationRef/>
      </w:r>
      <w:r>
        <w:t xml:space="preserve">To be added: “(which includes </w:t>
      </w:r>
      <w:r>
        <w:rPr>
          <w:b/>
          <w:bCs/>
        </w:rPr>
        <w:t>software firewalls</w:t>
      </w:r>
      <w:r>
        <w:t xml:space="preserve"> for every laptop)”. Can we make one heading for user endpoints that address SentinelOne + software firewalls on the laptops + our comments here below under Emsisoft.</w:t>
      </w:r>
    </w:p>
  </w:comment>
  <w:comment w:id="221" w:author="Futura International Pty Ltd" w:date="2025-04-22T13:23:00Z" w:initials="FI">
    <w:p w14:paraId="12F33CE7" w14:textId="1ACEC7BF" w:rsidR="00DB3B15" w:rsidRDefault="00DB3B15" w:rsidP="009F6BA1">
      <w:pPr>
        <w:pStyle w:val="CommentText"/>
      </w:pPr>
      <w:r>
        <w:rPr>
          <w:rStyle w:val="CommentReference"/>
        </w:rPr>
        <w:annotationRef/>
      </w:r>
      <w:r>
        <w:t>To be added:</w:t>
      </w:r>
    </w:p>
    <w:p w14:paraId="5B0B80C8" w14:textId="77777777" w:rsidR="00DB3B15" w:rsidRDefault="00DB3B15" w:rsidP="00574829">
      <w:pPr>
        <w:pStyle w:val="CommentText"/>
        <w:numPr>
          <w:ilvl w:val="0"/>
          <w:numId w:val="46"/>
        </w:numPr>
      </w:pPr>
      <w:r>
        <w:t>External pen tests - at least annually or after major changes (could be performed by internal Sautech resources or external resources, commissioned by Sautech)</w:t>
      </w:r>
    </w:p>
  </w:comment>
  <w:comment w:id="227" w:author="Futura International Pty Ltd" w:date="2025-04-22T13:49:00Z" w:initials="FI">
    <w:p w14:paraId="0BD09E92" w14:textId="77777777" w:rsidR="00DB3B15" w:rsidRDefault="00DB3B15" w:rsidP="00712129">
      <w:pPr>
        <w:pStyle w:val="CommentText"/>
      </w:pPr>
      <w:r>
        <w:rPr>
          <w:rStyle w:val="CommentReference"/>
        </w:rPr>
        <w:annotationRef/>
      </w:r>
      <w:r>
        <w:t>We would like to include a few more points on USER endpoints, if possible:</w:t>
      </w:r>
    </w:p>
    <w:p w14:paraId="6526F2E5" w14:textId="77777777" w:rsidR="00DB3B15" w:rsidRDefault="00DB3B15" w:rsidP="00574829">
      <w:pPr>
        <w:pStyle w:val="CommentText"/>
        <w:numPr>
          <w:ilvl w:val="0"/>
          <w:numId w:val="49"/>
        </w:numPr>
      </w:pPr>
      <w:r>
        <w:t>Refer to the file that Michiel has drafted - “Appendix”. Refer to par(s) 4.1 to 4.5 on user endpoints (laptops) - To be discussed between Stephanus and Michiel first</w:t>
      </w:r>
    </w:p>
  </w:comment>
  <w:comment w:id="228" w:author="Futura International Pty Ltd" w:date="2025-05-06T05:24:00Z" w:initials="FI">
    <w:p w14:paraId="576C0725" w14:textId="77777777" w:rsidR="00DB3B15" w:rsidRDefault="00DB3B15" w:rsidP="00E00112">
      <w:pPr>
        <w:pStyle w:val="CommentText"/>
      </w:pPr>
      <w:r>
        <w:rPr>
          <w:rStyle w:val="CommentReference"/>
        </w:rPr>
        <w:annotationRef/>
      </w:r>
      <w:r>
        <w:t>In short:</w:t>
      </w:r>
    </w:p>
    <w:p w14:paraId="665B05DC" w14:textId="77777777" w:rsidR="00DB3B15" w:rsidRDefault="00DB3B15" w:rsidP="00574829">
      <w:pPr>
        <w:pStyle w:val="CommentText"/>
        <w:numPr>
          <w:ilvl w:val="0"/>
          <w:numId w:val="50"/>
        </w:numPr>
      </w:pPr>
      <w:r>
        <w:t>Assist with procurement of laptops</w:t>
      </w:r>
    </w:p>
    <w:p w14:paraId="4CFCA695" w14:textId="77777777" w:rsidR="00DB3B15" w:rsidRDefault="00DB3B15" w:rsidP="00574829">
      <w:pPr>
        <w:pStyle w:val="CommentText"/>
        <w:numPr>
          <w:ilvl w:val="0"/>
          <w:numId w:val="50"/>
        </w:numPr>
      </w:pPr>
      <w:r>
        <w:t>Harden laptops, using a secure, baseline-hardened configuration</w:t>
      </w:r>
    </w:p>
    <w:p w14:paraId="138F7DEB" w14:textId="77777777" w:rsidR="00DB3B15" w:rsidRDefault="00DB3B15" w:rsidP="00574829">
      <w:pPr>
        <w:pStyle w:val="CommentText"/>
        <w:numPr>
          <w:ilvl w:val="0"/>
          <w:numId w:val="50"/>
        </w:numPr>
      </w:pPr>
      <w:r>
        <w:t>Ensure that security patches, updates, and drivers are applied in a timely and controlled manner - initial set up only… Stephanus will monitor if patching happens.</w:t>
      </w:r>
    </w:p>
    <w:p w14:paraId="02DE6768" w14:textId="77777777" w:rsidR="00DB3B15" w:rsidRDefault="00DB3B15" w:rsidP="00574829">
      <w:pPr>
        <w:pStyle w:val="CommentText"/>
        <w:numPr>
          <w:ilvl w:val="0"/>
          <w:numId w:val="50"/>
        </w:numPr>
      </w:pPr>
      <w:r>
        <w:t xml:space="preserve">Monitor laptop’s security logs for system-level logs for suspicious activity </w:t>
      </w:r>
      <w:r>
        <w:rPr>
          <w:b/>
          <w:bCs/>
        </w:rPr>
        <w:t>at O/S level OR is Emsisoft enough (IF enough, we are happy to go with it)?</w:t>
      </w:r>
    </w:p>
    <w:p w14:paraId="2931BBC0" w14:textId="77777777" w:rsidR="00DB3B15" w:rsidRDefault="00DB3B15" w:rsidP="00574829">
      <w:pPr>
        <w:pStyle w:val="CommentText"/>
        <w:numPr>
          <w:ilvl w:val="0"/>
          <w:numId w:val="50"/>
        </w:numPr>
      </w:pPr>
      <w:r>
        <w:t>Implement and manage:</w:t>
      </w:r>
    </w:p>
    <w:p w14:paraId="73FC8CB7" w14:textId="77777777" w:rsidR="00DB3B15" w:rsidRDefault="00DB3B15" w:rsidP="00574829">
      <w:pPr>
        <w:pStyle w:val="CommentText"/>
        <w:numPr>
          <w:ilvl w:val="0"/>
          <w:numId w:val="51"/>
        </w:numPr>
      </w:pPr>
      <w:r>
        <w:t>Anti-Virus / Anti-Malware protection</w:t>
      </w:r>
    </w:p>
    <w:p w14:paraId="3AAF42C4" w14:textId="77777777" w:rsidR="00DB3B15" w:rsidRDefault="00DB3B15" w:rsidP="00574829">
      <w:pPr>
        <w:pStyle w:val="CommentText"/>
        <w:numPr>
          <w:ilvl w:val="0"/>
          <w:numId w:val="51"/>
        </w:numPr>
      </w:pPr>
      <w:r>
        <w:t xml:space="preserve">Endpoint Detection and Response (EDR) </w:t>
      </w:r>
    </w:p>
    <w:p w14:paraId="70A11D76" w14:textId="77777777" w:rsidR="00DB3B15" w:rsidRDefault="00DB3B15" w:rsidP="00574829">
      <w:pPr>
        <w:pStyle w:val="CommentText"/>
        <w:numPr>
          <w:ilvl w:val="0"/>
          <w:numId w:val="51"/>
        </w:numPr>
      </w:pPr>
      <w:r>
        <w:t>Software firewalls</w:t>
      </w:r>
    </w:p>
    <w:p w14:paraId="6FF423E9" w14:textId="77777777" w:rsidR="00DB3B15" w:rsidRDefault="00DB3B15" w:rsidP="00574829">
      <w:pPr>
        <w:pStyle w:val="CommentText"/>
        <w:numPr>
          <w:ilvl w:val="0"/>
          <w:numId w:val="52"/>
        </w:numPr>
      </w:pPr>
      <w:r>
        <w:t>Enforce individual user authentication and authorisation controls on laptops (i.e., set-up of password policies)</w:t>
      </w:r>
    </w:p>
    <w:p w14:paraId="02F12858" w14:textId="77777777" w:rsidR="00DB3B15" w:rsidRDefault="00DB3B15" w:rsidP="00574829">
      <w:pPr>
        <w:pStyle w:val="CommentText"/>
        <w:numPr>
          <w:ilvl w:val="0"/>
          <w:numId w:val="52"/>
        </w:numPr>
      </w:pPr>
      <w:r>
        <w:t>Ensure that no generic or shared accounts are used on managed user endpoints</w:t>
      </w:r>
    </w:p>
  </w:comment>
  <w:comment w:id="233" w:author="Futura International Pty Ltd" w:date="2025-04-22T13:24:00Z" w:initials="FI">
    <w:p w14:paraId="6C40D9E8" w14:textId="5970583C" w:rsidR="00DB3B15" w:rsidRDefault="00DB3B15" w:rsidP="00340D56">
      <w:pPr>
        <w:pStyle w:val="CommentText"/>
      </w:pPr>
      <w:r>
        <w:rPr>
          <w:rStyle w:val="CommentReference"/>
        </w:rPr>
        <w:annotationRef/>
      </w:r>
      <w:r>
        <w:t>To be added:</w:t>
      </w:r>
    </w:p>
    <w:p w14:paraId="0EF47E5D" w14:textId="77777777" w:rsidR="00DB3B15" w:rsidRDefault="00DB3B15" w:rsidP="00574829">
      <w:pPr>
        <w:pStyle w:val="CommentText"/>
        <w:numPr>
          <w:ilvl w:val="0"/>
          <w:numId w:val="48"/>
        </w:numPr>
      </w:pPr>
      <w:r>
        <w:rPr>
          <w:color w:val="022D4F"/>
        </w:rPr>
        <w:t>Hardening of MS Exchange (according to international security baselines - e.g., CIS, Microsoft) &lt;&lt;&lt;Note: This is over and above hardening like password configs&gt;&gt;&gt;</w:t>
      </w:r>
    </w:p>
    <w:p w14:paraId="02BE0E2B" w14:textId="77777777" w:rsidR="00DB3B15" w:rsidRDefault="00DB3B15" w:rsidP="00574829">
      <w:pPr>
        <w:pStyle w:val="CommentText"/>
        <w:numPr>
          <w:ilvl w:val="0"/>
          <w:numId w:val="48"/>
        </w:numPr>
      </w:pPr>
      <w:r>
        <w:rPr>
          <w:color w:val="022D4F"/>
        </w:rPr>
        <w:t>Set-Up of User Accounts (as Instructed by TriFour)</w:t>
      </w:r>
    </w:p>
  </w:comment>
  <w:comment w:id="280" w:author="Futura International Pty Ltd" w:date="2025-04-22T13:25:00Z" w:initials="FI">
    <w:p w14:paraId="5E7A84AC" w14:textId="2926BEAF" w:rsidR="00DB3B15" w:rsidRDefault="00DB3B15" w:rsidP="009F6BA1">
      <w:pPr>
        <w:pStyle w:val="CommentText"/>
      </w:pPr>
      <w:r>
        <w:rPr>
          <w:rStyle w:val="CommentReference"/>
        </w:rPr>
        <w:annotationRef/>
      </w:r>
      <w:r>
        <w:t>To be added (goals):</w:t>
      </w:r>
    </w:p>
    <w:p w14:paraId="3D19DDE0" w14:textId="77777777" w:rsidR="00DB3B15" w:rsidRDefault="00DB3B15" w:rsidP="00574829">
      <w:pPr>
        <w:pStyle w:val="CommentText"/>
        <w:numPr>
          <w:ilvl w:val="0"/>
          <w:numId w:val="47"/>
        </w:numPr>
      </w:pPr>
      <w:r>
        <w:t>“Authorised changes to server environment.”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30F0006" w15:done="0"/>
  <w15:commentEx w15:paraId="08F165F9" w15:done="0"/>
  <w15:commentEx w15:paraId="1371CA30" w15:done="0"/>
  <w15:commentEx w15:paraId="45ED86E2" w15:done="0"/>
  <w15:commentEx w15:paraId="2A209A51" w15:done="0"/>
  <w15:commentEx w15:paraId="5B0B80C8" w15:done="0"/>
  <w15:commentEx w15:paraId="6526F2E5" w15:done="0"/>
  <w15:commentEx w15:paraId="02F12858" w15:paraIdParent="6526F2E5" w15:done="0"/>
  <w15:commentEx w15:paraId="02BE0E2B" w15:done="0"/>
  <w15:commentEx w15:paraId="3D19DDE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EA4ED71" w16cex:dateUtc="2025-05-06T07:46:00Z"/>
  <w16cex:commentExtensible w16cex:durableId="2C76681D" w16cex:dateUtc="2025-04-22T11:13:00Z"/>
  <w16cex:commentExtensible w16cex:durableId="2828582D" w16cex:dateUtc="2025-04-22T11:14:00Z"/>
  <w16cex:commentExtensible w16cex:durableId="1AD8162A" w16cex:dateUtc="2025-04-22T11:22:00Z"/>
  <w16cex:commentExtensible w16cex:durableId="53701A29" w16cex:dateUtc="2025-04-22T11:23:00Z"/>
  <w16cex:commentExtensible w16cex:durableId="0758C95A" w16cex:dateUtc="2025-04-22T11:23:00Z"/>
  <w16cex:commentExtensible w16cex:durableId="33598666" w16cex:dateUtc="2025-04-22T11:49:00Z"/>
  <w16cex:commentExtensible w16cex:durableId="7232C9D4" w16cex:dateUtc="2025-05-06T03:24:00Z"/>
  <w16cex:commentExtensible w16cex:durableId="58D85F6D" w16cex:dateUtc="2025-04-22T11:24:00Z"/>
  <w16cex:commentExtensible w16cex:durableId="4F8D93AA" w16cex:dateUtc="2025-04-22T11: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30F0006" w16cid:durableId="6EA4ED71"/>
  <w16cid:commentId w16cid:paraId="08F165F9" w16cid:durableId="2C76681D"/>
  <w16cid:commentId w16cid:paraId="1371CA30" w16cid:durableId="2828582D"/>
  <w16cid:commentId w16cid:paraId="45ED86E2" w16cid:durableId="1AD8162A"/>
  <w16cid:commentId w16cid:paraId="2A209A51" w16cid:durableId="53701A29"/>
  <w16cid:commentId w16cid:paraId="5B0B80C8" w16cid:durableId="0758C95A"/>
  <w16cid:commentId w16cid:paraId="6526F2E5" w16cid:durableId="33598666"/>
  <w16cid:commentId w16cid:paraId="02F12858" w16cid:durableId="7232C9D4"/>
  <w16cid:commentId w16cid:paraId="02BE0E2B" w16cid:durableId="58D85F6D"/>
  <w16cid:commentId w16cid:paraId="3D19DDE0" w16cid:durableId="4F8D93A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C6F467" w14:textId="77777777" w:rsidR="00DB3B15" w:rsidRDefault="00DB3B15" w:rsidP="00D1006E">
      <w:pPr>
        <w:spacing w:after="0" w:line="240" w:lineRule="auto"/>
      </w:pPr>
      <w:r>
        <w:separator/>
      </w:r>
    </w:p>
  </w:endnote>
  <w:endnote w:type="continuationSeparator" w:id="0">
    <w:p w14:paraId="149822A0" w14:textId="77777777" w:rsidR="00DB3B15" w:rsidRDefault="00DB3B15" w:rsidP="00D100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57931695"/>
      <w:docPartObj>
        <w:docPartGallery w:val="Page Numbers (Bottom of Page)"/>
        <w:docPartUnique/>
      </w:docPartObj>
    </w:sdtPr>
    <w:sdtEndPr/>
    <w:sdtContent>
      <w:sdt>
        <w:sdtPr>
          <w:id w:val="-1769616900"/>
          <w:docPartObj>
            <w:docPartGallery w:val="Page Numbers (Top of Page)"/>
            <w:docPartUnique/>
          </w:docPartObj>
        </w:sdtPr>
        <w:sdtEndPr/>
        <w:sdtContent>
          <w:p w14:paraId="1C19F33F" w14:textId="1564C721" w:rsidR="00DB3B15" w:rsidRDefault="00DB3B15" w:rsidP="00D1006E">
            <w:pPr>
              <w:pStyle w:val="Footer"/>
            </w:pPr>
            <w:r>
              <w:rPr>
                <w:noProof/>
              </w:rPr>
              <w:drawing>
                <wp:anchor distT="0" distB="0" distL="114300" distR="114300" simplePos="0" relativeHeight="251659264" behindDoc="0" locked="0" layoutInCell="1" allowOverlap="1" wp14:anchorId="44BD6781" wp14:editId="5A69D8D5">
                  <wp:simplePos x="0" y="0"/>
                  <wp:positionH relativeFrom="column">
                    <wp:posOffset>-388620</wp:posOffset>
                  </wp:positionH>
                  <wp:positionV relativeFrom="page">
                    <wp:posOffset>9787255</wp:posOffset>
                  </wp:positionV>
                  <wp:extent cx="411480" cy="411480"/>
                  <wp:effectExtent l="0" t="0" r="7620" b="762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1480" cy="411480"/>
                          </a:xfrm>
                          <a:prstGeom prst="rect">
                            <a:avLst/>
                          </a:prstGeom>
                          <a:noFill/>
                          <a:ln>
                            <a:noFill/>
                          </a:ln>
                        </pic:spPr>
                      </pic:pic>
                    </a:graphicData>
                  </a:graphic>
                </wp:anchor>
              </w:drawing>
            </w:r>
            <w:r>
              <w:rPr>
                <w:rFonts w:ascii="Arial" w:hAnsi="Arial" w:cs="Arial"/>
                <w:color w:val="595959"/>
                <w:sz w:val="18"/>
                <w:szCs w:val="18"/>
              </w:rPr>
              <w:t>Sautech Master Services Agreement</w:t>
            </w:r>
            <w:r>
              <w:t xml:space="preserve"> </w:t>
            </w:r>
            <w:r>
              <w:tab/>
            </w:r>
            <w:r>
              <w:tab/>
            </w:r>
            <w:r w:rsidRPr="002603F5">
              <w:rPr>
                <w:color w:val="808080" w:themeColor="background1" w:themeShade="80"/>
                <w:sz w:val="20"/>
                <w:szCs w:val="20"/>
              </w:rPr>
              <w:t xml:space="preserve">Page </w:t>
            </w:r>
            <w:r w:rsidRPr="002603F5">
              <w:rPr>
                <w:b/>
                <w:bCs/>
                <w:color w:val="808080" w:themeColor="background1" w:themeShade="80"/>
                <w:sz w:val="20"/>
                <w:szCs w:val="20"/>
              </w:rPr>
              <w:fldChar w:fldCharType="begin"/>
            </w:r>
            <w:r w:rsidRPr="002603F5">
              <w:rPr>
                <w:b/>
                <w:bCs/>
                <w:color w:val="808080" w:themeColor="background1" w:themeShade="80"/>
                <w:sz w:val="20"/>
                <w:szCs w:val="20"/>
              </w:rPr>
              <w:instrText xml:space="preserve"> PAGE </w:instrText>
            </w:r>
            <w:r w:rsidRPr="002603F5">
              <w:rPr>
                <w:b/>
                <w:bCs/>
                <w:color w:val="808080" w:themeColor="background1" w:themeShade="80"/>
                <w:sz w:val="20"/>
                <w:szCs w:val="20"/>
              </w:rPr>
              <w:fldChar w:fldCharType="separate"/>
            </w:r>
            <w:r>
              <w:rPr>
                <w:b/>
                <w:bCs/>
                <w:noProof/>
                <w:color w:val="808080" w:themeColor="background1" w:themeShade="80"/>
                <w:sz w:val="20"/>
                <w:szCs w:val="20"/>
              </w:rPr>
              <w:t>28</w:t>
            </w:r>
            <w:r w:rsidRPr="002603F5">
              <w:rPr>
                <w:b/>
                <w:bCs/>
                <w:color w:val="808080" w:themeColor="background1" w:themeShade="80"/>
                <w:sz w:val="20"/>
                <w:szCs w:val="20"/>
              </w:rPr>
              <w:fldChar w:fldCharType="end"/>
            </w:r>
            <w:r w:rsidRPr="002603F5">
              <w:rPr>
                <w:color w:val="808080" w:themeColor="background1" w:themeShade="80"/>
                <w:sz w:val="20"/>
                <w:szCs w:val="20"/>
              </w:rPr>
              <w:t xml:space="preserve"> of </w:t>
            </w:r>
            <w:r w:rsidRPr="002603F5">
              <w:rPr>
                <w:b/>
                <w:bCs/>
                <w:color w:val="808080" w:themeColor="background1" w:themeShade="80"/>
                <w:sz w:val="20"/>
                <w:szCs w:val="20"/>
              </w:rPr>
              <w:fldChar w:fldCharType="begin"/>
            </w:r>
            <w:r w:rsidRPr="002603F5">
              <w:rPr>
                <w:b/>
                <w:bCs/>
                <w:color w:val="808080" w:themeColor="background1" w:themeShade="80"/>
                <w:sz w:val="20"/>
                <w:szCs w:val="20"/>
              </w:rPr>
              <w:instrText xml:space="preserve"> NUMPAGES  </w:instrText>
            </w:r>
            <w:r w:rsidRPr="002603F5">
              <w:rPr>
                <w:b/>
                <w:bCs/>
                <w:color w:val="808080" w:themeColor="background1" w:themeShade="80"/>
                <w:sz w:val="20"/>
                <w:szCs w:val="20"/>
              </w:rPr>
              <w:fldChar w:fldCharType="separate"/>
            </w:r>
            <w:r>
              <w:rPr>
                <w:b/>
                <w:bCs/>
                <w:noProof/>
                <w:color w:val="808080" w:themeColor="background1" w:themeShade="80"/>
                <w:sz w:val="20"/>
                <w:szCs w:val="20"/>
              </w:rPr>
              <w:t>28</w:t>
            </w:r>
            <w:r w:rsidRPr="002603F5">
              <w:rPr>
                <w:b/>
                <w:bCs/>
                <w:color w:val="808080" w:themeColor="background1" w:themeShade="80"/>
                <w:sz w:val="20"/>
                <w:szCs w:val="20"/>
              </w:rPr>
              <w:fldChar w:fldCharType="end"/>
            </w:r>
          </w:p>
        </w:sdtContent>
      </w:sdt>
    </w:sdtContent>
  </w:sdt>
  <w:p w14:paraId="2A956EBC" w14:textId="77777777" w:rsidR="00DB3B15" w:rsidRDefault="00DB3B15" w:rsidP="00D1006E">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46FCEBC" w14:textId="77777777" w:rsidR="00DB3B15" w:rsidRDefault="00DB3B15" w:rsidP="00D1006E">
      <w:pPr>
        <w:spacing w:after="0" w:line="240" w:lineRule="auto"/>
      </w:pPr>
      <w:r>
        <w:separator/>
      </w:r>
    </w:p>
  </w:footnote>
  <w:footnote w:type="continuationSeparator" w:id="0">
    <w:p w14:paraId="3BB5BA1E" w14:textId="77777777" w:rsidR="00DB3B15" w:rsidRDefault="00DB3B15" w:rsidP="00D100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60" type="#_x0000_t75" style="width:24pt;height:29.4pt;visibility:visible;mso-wrap-style:square" o:bullet="t">
        <v:imagedata r:id="rId1" o:title=""/>
      </v:shape>
    </w:pict>
  </w:numPicBullet>
  <w:numPicBullet w:numPicBulletId="1">
    <w:pict>
      <v:shape id="_x0000_i1261" type="#_x0000_t75" style="width:64.2pt;height:90pt;visibility:visible;mso-wrap-style:square" o:bullet="t">
        <v:imagedata r:id="rId2" o:title=""/>
      </v:shape>
    </w:pict>
  </w:numPicBullet>
  <w:abstractNum w:abstractNumId="0"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D16F3E"/>
    <w:multiLevelType w:val="hybridMultilevel"/>
    <w:tmpl w:val="F662ACD2"/>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 w15:restartNumberingAfterBreak="0">
    <w:nsid w:val="0A4E065C"/>
    <w:multiLevelType w:val="hybridMultilevel"/>
    <w:tmpl w:val="34FE3AC6"/>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0F31716A"/>
    <w:multiLevelType w:val="hybridMultilevel"/>
    <w:tmpl w:val="9D927DE4"/>
    <w:lvl w:ilvl="0" w:tplc="182EDEFC">
      <w:start w:val="1"/>
      <w:numFmt w:val="bullet"/>
      <w:lvlText w:val=""/>
      <w:lvlJc w:val="left"/>
      <w:pPr>
        <w:ind w:left="720" w:hanging="360"/>
      </w:pPr>
      <w:rPr>
        <w:rFonts w:ascii="Symbol" w:hAnsi="Symbol"/>
      </w:rPr>
    </w:lvl>
    <w:lvl w:ilvl="1" w:tplc="1DD60482">
      <w:start w:val="1"/>
      <w:numFmt w:val="bullet"/>
      <w:lvlText w:val=""/>
      <w:lvlJc w:val="left"/>
      <w:pPr>
        <w:ind w:left="720" w:hanging="360"/>
      </w:pPr>
      <w:rPr>
        <w:rFonts w:ascii="Symbol" w:hAnsi="Symbol"/>
      </w:rPr>
    </w:lvl>
    <w:lvl w:ilvl="2" w:tplc="62B067B2">
      <w:start w:val="1"/>
      <w:numFmt w:val="bullet"/>
      <w:lvlText w:val=""/>
      <w:lvlJc w:val="left"/>
      <w:pPr>
        <w:ind w:left="720" w:hanging="360"/>
      </w:pPr>
      <w:rPr>
        <w:rFonts w:ascii="Symbol" w:hAnsi="Symbol"/>
      </w:rPr>
    </w:lvl>
    <w:lvl w:ilvl="3" w:tplc="758C03D4">
      <w:start w:val="1"/>
      <w:numFmt w:val="bullet"/>
      <w:lvlText w:val=""/>
      <w:lvlJc w:val="left"/>
      <w:pPr>
        <w:ind w:left="720" w:hanging="360"/>
      </w:pPr>
      <w:rPr>
        <w:rFonts w:ascii="Symbol" w:hAnsi="Symbol"/>
      </w:rPr>
    </w:lvl>
    <w:lvl w:ilvl="4" w:tplc="38B4E0DA">
      <w:start w:val="1"/>
      <w:numFmt w:val="bullet"/>
      <w:lvlText w:val=""/>
      <w:lvlJc w:val="left"/>
      <w:pPr>
        <w:ind w:left="720" w:hanging="360"/>
      </w:pPr>
      <w:rPr>
        <w:rFonts w:ascii="Symbol" w:hAnsi="Symbol"/>
      </w:rPr>
    </w:lvl>
    <w:lvl w:ilvl="5" w:tplc="9A6C884E">
      <w:start w:val="1"/>
      <w:numFmt w:val="bullet"/>
      <w:lvlText w:val=""/>
      <w:lvlJc w:val="left"/>
      <w:pPr>
        <w:ind w:left="720" w:hanging="360"/>
      </w:pPr>
      <w:rPr>
        <w:rFonts w:ascii="Symbol" w:hAnsi="Symbol"/>
      </w:rPr>
    </w:lvl>
    <w:lvl w:ilvl="6" w:tplc="99CA53EC">
      <w:start w:val="1"/>
      <w:numFmt w:val="bullet"/>
      <w:lvlText w:val=""/>
      <w:lvlJc w:val="left"/>
      <w:pPr>
        <w:ind w:left="720" w:hanging="360"/>
      </w:pPr>
      <w:rPr>
        <w:rFonts w:ascii="Symbol" w:hAnsi="Symbol"/>
      </w:rPr>
    </w:lvl>
    <w:lvl w:ilvl="7" w:tplc="073E26AA">
      <w:start w:val="1"/>
      <w:numFmt w:val="bullet"/>
      <w:lvlText w:val=""/>
      <w:lvlJc w:val="left"/>
      <w:pPr>
        <w:ind w:left="720" w:hanging="360"/>
      </w:pPr>
      <w:rPr>
        <w:rFonts w:ascii="Symbol" w:hAnsi="Symbol"/>
      </w:rPr>
    </w:lvl>
    <w:lvl w:ilvl="8" w:tplc="AF5E1EE0">
      <w:start w:val="1"/>
      <w:numFmt w:val="bullet"/>
      <w:lvlText w:val=""/>
      <w:lvlJc w:val="left"/>
      <w:pPr>
        <w:ind w:left="720" w:hanging="360"/>
      </w:pPr>
      <w:rPr>
        <w:rFonts w:ascii="Symbol" w:hAnsi="Symbol"/>
      </w:rPr>
    </w:lvl>
  </w:abstractNum>
  <w:abstractNum w:abstractNumId="5" w15:restartNumberingAfterBreak="0">
    <w:nsid w:val="0FF605AE"/>
    <w:multiLevelType w:val="hybridMultilevel"/>
    <w:tmpl w:val="ED9E6F72"/>
    <w:lvl w:ilvl="0" w:tplc="1C090005">
      <w:start w:val="1"/>
      <w:numFmt w:val="bullet"/>
      <w:lvlText w:val=""/>
      <w:lvlJc w:val="left"/>
      <w:pPr>
        <w:ind w:left="1080" w:hanging="360"/>
      </w:pPr>
      <w:rPr>
        <w:rFonts w:ascii="Wingdings" w:hAnsi="Wingdings"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6" w15:restartNumberingAfterBreak="0">
    <w:nsid w:val="12980CCF"/>
    <w:multiLevelType w:val="hybridMultilevel"/>
    <w:tmpl w:val="0088B584"/>
    <w:lvl w:ilvl="0" w:tplc="F7CA8628">
      <w:start w:val="1"/>
      <w:numFmt w:val="bullet"/>
      <w:lvlText w:val=""/>
      <w:lvlJc w:val="left"/>
      <w:pPr>
        <w:ind w:left="720" w:hanging="360"/>
      </w:pPr>
      <w:rPr>
        <w:rFonts w:ascii="Symbol" w:hAnsi="Symbol"/>
      </w:rPr>
    </w:lvl>
    <w:lvl w:ilvl="1" w:tplc="0EA67330">
      <w:start w:val="1"/>
      <w:numFmt w:val="bullet"/>
      <w:lvlText w:val=""/>
      <w:lvlJc w:val="left"/>
      <w:pPr>
        <w:ind w:left="720" w:hanging="360"/>
      </w:pPr>
      <w:rPr>
        <w:rFonts w:ascii="Symbol" w:hAnsi="Symbol"/>
      </w:rPr>
    </w:lvl>
    <w:lvl w:ilvl="2" w:tplc="8F6CA82E">
      <w:start w:val="1"/>
      <w:numFmt w:val="bullet"/>
      <w:lvlText w:val=""/>
      <w:lvlJc w:val="left"/>
      <w:pPr>
        <w:ind w:left="720" w:hanging="360"/>
      </w:pPr>
      <w:rPr>
        <w:rFonts w:ascii="Symbol" w:hAnsi="Symbol"/>
      </w:rPr>
    </w:lvl>
    <w:lvl w:ilvl="3" w:tplc="6F6E58D8">
      <w:start w:val="1"/>
      <w:numFmt w:val="bullet"/>
      <w:lvlText w:val=""/>
      <w:lvlJc w:val="left"/>
      <w:pPr>
        <w:ind w:left="720" w:hanging="360"/>
      </w:pPr>
      <w:rPr>
        <w:rFonts w:ascii="Symbol" w:hAnsi="Symbol"/>
      </w:rPr>
    </w:lvl>
    <w:lvl w:ilvl="4" w:tplc="D1007960">
      <w:start w:val="1"/>
      <w:numFmt w:val="bullet"/>
      <w:lvlText w:val=""/>
      <w:lvlJc w:val="left"/>
      <w:pPr>
        <w:ind w:left="720" w:hanging="360"/>
      </w:pPr>
      <w:rPr>
        <w:rFonts w:ascii="Symbol" w:hAnsi="Symbol"/>
      </w:rPr>
    </w:lvl>
    <w:lvl w:ilvl="5" w:tplc="FB9AE106">
      <w:start w:val="1"/>
      <w:numFmt w:val="bullet"/>
      <w:lvlText w:val=""/>
      <w:lvlJc w:val="left"/>
      <w:pPr>
        <w:ind w:left="720" w:hanging="360"/>
      </w:pPr>
      <w:rPr>
        <w:rFonts w:ascii="Symbol" w:hAnsi="Symbol"/>
      </w:rPr>
    </w:lvl>
    <w:lvl w:ilvl="6" w:tplc="549A032E">
      <w:start w:val="1"/>
      <w:numFmt w:val="bullet"/>
      <w:lvlText w:val=""/>
      <w:lvlJc w:val="left"/>
      <w:pPr>
        <w:ind w:left="720" w:hanging="360"/>
      </w:pPr>
      <w:rPr>
        <w:rFonts w:ascii="Symbol" w:hAnsi="Symbol"/>
      </w:rPr>
    </w:lvl>
    <w:lvl w:ilvl="7" w:tplc="5E72A0AA">
      <w:start w:val="1"/>
      <w:numFmt w:val="bullet"/>
      <w:lvlText w:val=""/>
      <w:lvlJc w:val="left"/>
      <w:pPr>
        <w:ind w:left="720" w:hanging="360"/>
      </w:pPr>
      <w:rPr>
        <w:rFonts w:ascii="Symbol" w:hAnsi="Symbol"/>
      </w:rPr>
    </w:lvl>
    <w:lvl w:ilvl="8" w:tplc="21A2AE9C">
      <w:start w:val="1"/>
      <w:numFmt w:val="bullet"/>
      <w:lvlText w:val=""/>
      <w:lvlJc w:val="left"/>
      <w:pPr>
        <w:ind w:left="720" w:hanging="360"/>
      </w:pPr>
      <w:rPr>
        <w:rFonts w:ascii="Symbol" w:hAnsi="Symbol"/>
      </w:rPr>
    </w:lvl>
  </w:abstractNum>
  <w:abstractNum w:abstractNumId="7" w15:restartNumberingAfterBreak="0">
    <w:nsid w:val="13642A68"/>
    <w:multiLevelType w:val="hybridMultilevel"/>
    <w:tmpl w:val="DD50FD08"/>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137B0C9E"/>
    <w:multiLevelType w:val="hybridMultilevel"/>
    <w:tmpl w:val="EF4CCF00"/>
    <w:lvl w:ilvl="0" w:tplc="B73E7E80">
      <w:start w:val="1"/>
      <w:numFmt w:val="bullet"/>
      <w:lvlText w:val=""/>
      <w:lvlPicBulletId w:val="1"/>
      <w:lvlJc w:val="left"/>
      <w:pPr>
        <w:ind w:left="360" w:hanging="360"/>
      </w:pPr>
      <w:rPr>
        <w:rFonts w:ascii="Symbol" w:hAnsi="Symbol" w:hint="default"/>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9" w15:restartNumberingAfterBreak="0">
    <w:nsid w:val="16DE653B"/>
    <w:multiLevelType w:val="hybridMultilevel"/>
    <w:tmpl w:val="AF6AE88A"/>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0" w15:restartNumberingAfterBreak="0">
    <w:nsid w:val="19AC0F11"/>
    <w:multiLevelType w:val="hybridMultilevel"/>
    <w:tmpl w:val="723ABF3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1" w15:restartNumberingAfterBreak="0">
    <w:nsid w:val="1B3F08B1"/>
    <w:multiLevelType w:val="hybridMultilevel"/>
    <w:tmpl w:val="3894EFDA"/>
    <w:lvl w:ilvl="0" w:tplc="FCA4C5E0">
      <w:start w:val="1"/>
      <w:numFmt w:val="bullet"/>
      <w:lvlText w:val=""/>
      <w:lvlJc w:val="left"/>
      <w:pPr>
        <w:ind w:left="1440" w:hanging="360"/>
      </w:pPr>
      <w:rPr>
        <w:rFonts w:ascii="Symbol" w:hAnsi="Symbol"/>
      </w:rPr>
    </w:lvl>
    <w:lvl w:ilvl="1" w:tplc="B8287B40">
      <w:start w:val="1"/>
      <w:numFmt w:val="bullet"/>
      <w:lvlText w:val=""/>
      <w:lvlJc w:val="left"/>
      <w:pPr>
        <w:ind w:left="1440" w:hanging="360"/>
      </w:pPr>
      <w:rPr>
        <w:rFonts w:ascii="Symbol" w:hAnsi="Symbol"/>
      </w:rPr>
    </w:lvl>
    <w:lvl w:ilvl="2" w:tplc="E4AAD260">
      <w:start w:val="1"/>
      <w:numFmt w:val="bullet"/>
      <w:lvlText w:val=""/>
      <w:lvlJc w:val="left"/>
      <w:pPr>
        <w:ind w:left="1440" w:hanging="360"/>
      </w:pPr>
      <w:rPr>
        <w:rFonts w:ascii="Symbol" w:hAnsi="Symbol"/>
      </w:rPr>
    </w:lvl>
    <w:lvl w:ilvl="3" w:tplc="5E44B034">
      <w:start w:val="1"/>
      <w:numFmt w:val="bullet"/>
      <w:lvlText w:val=""/>
      <w:lvlJc w:val="left"/>
      <w:pPr>
        <w:ind w:left="1440" w:hanging="360"/>
      </w:pPr>
      <w:rPr>
        <w:rFonts w:ascii="Symbol" w:hAnsi="Symbol"/>
      </w:rPr>
    </w:lvl>
    <w:lvl w:ilvl="4" w:tplc="34D889F6">
      <w:start w:val="1"/>
      <w:numFmt w:val="bullet"/>
      <w:lvlText w:val=""/>
      <w:lvlJc w:val="left"/>
      <w:pPr>
        <w:ind w:left="1440" w:hanging="360"/>
      </w:pPr>
      <w:rPr>
        <w:rFonts w:ascii="Symbol" w:hAnsi="Symbol"/>
      </w:rPr>
    </w:lvl>
    <w:lvl w:ilvl="5" w:tplc="0E58B28E">
      <w:start w:val="1"/>
      <w:numFmt w:val="bullet"/>
      <w:lvlText w:val=""/>
      <w:lvlJc w:val="left"/>
      <w:pPr>
        <w:ind w:left="1440" w:hanging="360"/>
      </w:pPr>
      <w:rPr>
        <w:rFonts w:ascii="Symbol" w:hAnsi="Symbol"/>
      </w:rPr>
    </w:lvl>
    <w:lvl w:ilvl="6" w:tplc="94E23380">
      <w:start w:val="1"/>
      <w:numFmt w:val="bullet"/>
      <w:lvlText w:val=""/>
      <w:lvlJc w:val="left"/>
      <w:pPr>
        <w:ind w:left="1440" w:hanging="360"/>
      </w:pPr>
      <w:rPr>
        <w:rFonts w:ascii="Symbol" w:hAnsi="Symbol"/>
      </w:rPr>
    </w:lvl>
    <w:lvl w:ilvl="7" w:tplc="1786CD8E">
      <w:start w:val="1"/>
      <w:numFmt w:val="bullet"/>
      <w:lvlText w:val=""/>
      <w:lvlJc w:val="left"/>
      <w:pPr>
        <w:ind w:left="1440" w:hanging="360"/>
      </w:pPr>
      <w:rPr>
        <w:rFonts w:ascii="Symbol" w:hAnsi="Symbol"/>
      </w:rPr>
    </w:lvl>
    <w:lvl w:ilvl="8" w:tplc="50A09A2C">
      <w:start w:val="1"/>
      <w:numFmt w:val="bullet"/>
      <w:lvlText w:val=""/>
      <w:lvlJc w:val="left"/>
      <w:pPr>
        <w:ind w:left="1440" w:hanging="360"/>
      </w:pPr>
      <w:rPr>
        <w:rFonts w:ascii="Symbol" w:hAnsi="Symbol"/>
      </w:rPr>
    </w:lvl>
  </w:abstractNum>
  <w:abstractNum w:abstractNumId="12" w15:restartNumberingAfterBreak="0">
    <w:nsid w:val="1C482DD1"/>
    <w:multiLevelType w:val="hybridMultilevel"/>
    <w:tmpl w:val="8BF230BA"/>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3" w15:restartNumberingAfterBreak="0">
    <w:nsid w:val="20674100"/>
    <w:multiLevelType w:val="hybridMultilevel"/>
    <w:tmpl w:val="CF94DDC0"/>
    <w:lvl w:ilvl="0" w:tplc="50D0D66A">
      <w:start w:val="1"/>
      <w:numFmt w:val="bullet"/>
      <w:lvlText w:val=""/>
      <w:lvlPicBulletId w:val="0"/>
      <w:lvlJc w:val="left"/>
      <w:pPr>
        <w:ind w:left="720" w:hanging="360"/>
      </w:pPr>
      <w:rPr>
        <w:rFonts w:ascii="Symbol" w:hAnsi="Symbol" w:hint="default"/>
        <w:b/>
        <w:i w:val="0"/>
        <w:color w:val="auto"/>
        <w:sz w:val="22"/>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210D1D13"/>
    <w:multiLevelType w:val="hybridMultilevel"/>
    <w:tmpl w:val="94449F58"/>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5" w15:restartNumberingAfterBreak="0">
    <w:nsid w:val="21B02665"/>
    <w:multiLevelType w:val="hybridMultilevel"/>
    <w:tmpl w:val="746A9882"/>
    <w:lvl w:ilvl="0" w:tplc="32B0D952">
      <w:start w:val="1"/>
      <w:numFmt w:val="bullet"/>
      <w:lvlText w:val=""/>
      <w:lvlJc w:val="left"/>
      <w:pPr>
        <w:ind w:left="720" w:hanging="360"/>
      </w:pPr>
      <w:rPr>
        <w:rFonts w:ascii="Symbol" w:hAnsi="Symbol"/>
      </w:rPr>
    </w:lvl>
    <w:lvl w:ilvl="1" w:tplc="E0BE6708">
      <w:start w:val="1"/>
      <w:numFmt w:val="bullet"/>
      <w:lvlText w:val=""/>
      <w:lvlJc w:val="left"/>
      <w:pPr>
        <w:ind w:left="720" w:hanging="360"/>
      </w:pPr>
      <w:rPr>
        <w:rFonts w:ascii="Symbol" w:hAnsi="Symbol"/>
      </w:rPr>
    </w:lvl>
    <w:lvl w:ilvl="2" w:tplc="318086CE">
      <w:start w:val="1"/>
      <w:numFmt w:val="bullet"/>
      <w:lvlText w:val=""/>
      <w:lvlJc w:val="left"/>
      <w:pPr>
        <w:ind w:left="720" w:hanging="360"/>
      </w:pPr>
      <w:rPr>
        <w:rFonts w:ascii="Symbol" w:hAnsi="Symbol"/>
      </w:rPr>
    </w:lvl>
    <w:lvl w:ilvl="3" w:tplc="F96AF1E6">
      <w:start w:val="1"/>
      <w:numFmt w:val="bullet"/>
      <w:lvlText w:val=""/>
      <w:lvlJc w:val="left"/>
      <w:pPr>
        <w:ind w:left="720" w:hanging="360"/>
      </w:pPr>
      <w:rPr>
        <w:rFonts w:ascii="Symbol" w:hAnsi="Symbol"/>
      </w:rPr>
    </w:lvl>
    <w:lvl w:ilvl="4" w:tplc="C03EAA8E">
      <w:start w:val="1"/>
      <w:numFmt w:val="bullet"/>
      <w:lvlText w:val=""/>
      <w:lvlJc w:val="left"/>
      <w:pPr>
        <w:ind w:left="720" w:hanging="360"/>
      </w:pPr>
      <w:rPr>
        <w:rFonts w:ascii="Symbol" w:hAnsi="Symbol"/>
      </w:rPr>
    </w:lvl>
    <w:lvl w:ilvl="5" w:tplc="87821A6E">
      <w:start w:val="1"/>
      <w:numFmt w:val="bullet"/>
      <w:lvlText w:val=""/>
      <w:lvlJc w:val="left"/>
      <w:pPr>
        <w:ind w:left="720" w:hanging="360"/>
      </w:pPr>
      <w:rPr>
        <w:rFonts w:ascii="Symbol" w:hAnsi="Symbol"/>
      </w:rPr>
    </w:lvl>
    <w:lvl w:ilvl="6" w:tplc="744E52DE">
      <w:start w:val="1"/>
      <w:numFmt w:val="bullet"/>
      <w:lvlText w:val=""/>
      <w:lvlJc w:val="left"/>
      <w:pPr>
        <w:ind w:left="720" w:hanging="360"/>
      </w:pPr>
      <w:rPr>
        <w:rFonts w:ascii="Symbol" w:hAnsi="Symbol"/>
      </w:rPr>
    </w:lvl>
    <w:lvl w:ilvl="7" w:tplc="776C01CA">
      <w:start w:val="1"/>
      <w:numFmt w:val="bullet"/>
      <w:lvlText w:val=""/>
      <w:lvlJc w:val="left"/>
      <w:pPr>
        <w:ind w:left="720" w:hanging="360"/>
      </w:pPr>
      <w:rPr>
        <w:rFonts w:ascii="Symbol" w:hAnsi="Symbol"/>
      </w:rPr>
    </w:lvl>
    <w:lvl w:ilvl="8" w:tplc="11402244">
      <w:start w:val="1"/>
      <w:numFmt w:val="bullet"/>
      <w:lvlText w:val=""/>
      <w:lvlJc w:val="left"/>
      <w:pPr>
        <w:ind w:left="720" w:hanging="360"/>
      </w:pPr>
      <w:rPr>
        <w:rFonts w:ascii="Symbol" w:hAnsi="Symbol"/>
      </w:rPr>
    </w:lvl>
  </w:abstractNum>
  <w:abstractNum w:abstractNumId="16" w15:restartNumberingAfterBreak="0">
    <w:nsid w:val="24FC11F5"/>
    <w:multiLevelType w:val="hybridMultilevel"/>
    <w:tmpl w:val="3342F784"/>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2B964E52"/>
    <w:multiLevelType w:val="hybridMultilevel"/>
    <w:tmpl w:val="67B630CE"/>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2C6B4DD6"/>
    <w:multiLevelType w:val="hybridMultilevel"/>
    <w:tmpl w:val="A22C203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9" w15:restartNumberingAfterBreak="0">
    <w:nsid w:val="2D7465A0"/>
    <w:multiLevelType w:val="hybridMultilevel"/>
    <w:tmpl w:val="1376123C"/>
    <w:lvl w:ilvl="0" w:tplc="50D0D66A">
      <w:start w:val="1"/>
      <w:numFmt w:val="bullet"/>
      <w:lvlText w:val=""/>
      <w:lvlPicBulletId w:val="0"/>
      <w:lvlJc w:val="left"/>
      <w:pPr>
        <w:ind w:left="720" w:hanging="360"/>
      </w:pPr>
      <w:rPr>
        <w:rFonts w:ascii="Symbol" w:hAnsi="Symbol" w:hint="default"/>
        <w:b/>
        <w:i w:val="0"/>
        <w:color w:val="auto"/>
        <w:sz w:val="22"/>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2F8F4DA1"/>
    <w:multiLevelType w:val="hybridMultilevel"/>
    <w:tmpl w:val="9CFA8CB0"/>
    <w:lvl w:ilvl="0" w:tplc="1C090005">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1" w15:restartNumberingAfterBreak="0">
    <w:nsid w:val="367F654A"/>
    <w:multiLevelType w:val="hybridMultilevel"/>
    <w:tmpl w:val="424E1B94"/>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374F02E4"/>
    <w:multiLevelType w:val="hybridMultilevel"/>
    <w:tmpl w:val="175A4888"/>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 w15:restartNumberingAfterBreak="0">
    <w:nsid w:val="380D7DA6"/>
    <w:multiLevelType w:val="hybridMultilevel"/>
    <w:tmpl w:val="41CCC39C"/>
    <w:lvl w:ilvl="0" w:tplc="C124FE4A">
      <w:start w:val="1"/>
      <w:numFmt w:val="bullet"/>
      <w:lvlText w:val=""/>
      <w:lvlPicBulletId w:val="0"/>
      <w:lvlJc w:val="left"/>
      <w:pPr>
        <w:ind w:left="360" w:hanging="360"/>
      </w:pPr>
      <w:rPr>
        <w:rFonts w:ascii="Symbol" w:hAnsi="Symbol" w:hint="default"/>
        <w:b/>
        <w:i w:val="0"/>
        <w:color w:val="auto"/>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4" w15:restartNumberingAfterBreak="0">
    <w:nsid w:val="3D2A34DA"/>
    <w:multiLevelType w:val="hybridMultilevel"/>
    <w:tmpl w:val="9A5891A4"/>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5" w15:restartNumberingAfterBreak="0">
    <w:nsid w:val="3D3A21FD"/>
    <w:multiLevelType w:val="hybridMultilevel"/>
    <w:tmpl w:val="9F6EB7E0"/>
    <w:lvl w:ilvl="0" w:tplc="C52818F6">
      <w:start w:val="1"/>
      <w:numFmt w:val="decimal"/>
      <w:pStyle w:val="Heading3"/>
      <w:lvlText w:val="1.1.%1"/>
      <w:lvlJc w:val="left"/>
      <w:pPr>
        <w:ind w:left="1734"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1C090019" w:tentative="1">
      <w:start w:val="1"/>
      <w:numFmt w:val="lowerLetter"/>
      <w:lvlText w:val="%2."/>
      <w:lvlJc w:val="left"/>
      <w:pPr>
        <w:ind w:left="2454" w:hanging="360"/>
      </w:pPr>
    </w:lvl>
    <w:lvl w:ilvl="2" w:tplc="1C09001B">
      <w:start w:val="1"/>
      <w:numFmt w:val="lowerRoman"/>
      <w:lvlText w:val="%3."/>
      <w:lvlJc w:val="right"/>
      <w:pPr>
        <w:ind w:left="3174" w:hanging="180"/>
      </w:pPr>
    </w:lvl>
    <w:lvl w:ilvl="3" w:tplc="1C09000F" w:tentative="1">
      <w:start w:val="1"/>
      <w:numFmt w:val="decimal"/>
      <w:lvlText w:val="%4."/>
      <w:lvlJc w:val="left"/>
      <w:pPr>
        <w:ind w:left="3894" w:hanging="360"/>
      </w:pPr>
    </w:lvl>
    <w:lvl w:ilvl="4" w:tplc="1C090019" w:tentative="1">
      <w:start w:val="1"/>
      <w:numFmt w:val="lowerLetter"/>
      <w:lvlText w:val="%5."/>
      <w:lvlJc w:val="left"/>
      <w:pPr>
        <w:ind w:left="4614" w:hanging="360"/>
      </w:pPr>
    </w:lvl>
    <w:lvl w:ilvl="5" w:tplc="1C09001B" w:tentative="1">
      <w:start w:val="1"/>
      <w:numFmt w:val="lowerRoman"/>
      <w:lvlText w:val="%6."/>
      <w:lvlJc w:val="right"/>
      <w:pPr>
        <w:ind w:left="5334" w:hanging="180"/>
      </w:pPr>
    </w:lvl>
    <w:lvl w:ilvl="6" w:tplc="1C09000F" w:tentative="1">
      <w:start w:val="1"/>
      <w:numFmt w:val="decimal"/>
      <w:lvlText w:val="%7."/>
      <w:lvlJc w:val="left"/>
      <w:pPr>
        <w:ind w:left="6054" w:hanging="360"/>
      </w:pPr>
    </w:lvl>
    <w:lvl w:ilvl="7" w:tplc="1C090019" w:tentative="1">
      <w:start w:val="1"/>
      <w:numFmt w:val="lowerLetter"/>
      <w:lvlText w:val="%8."/>
      <w:lvlJc w:val="left"/>
      <w:pPr>
        <w:ind w:left="6774" w:hanging="360"/>
      </w:pPr>
    </w:lvl>
    <w:lvl w:ilvl="8" w:tplc="1C09001B" w:tentative="1">
      <w:start w:val="1"/>
      <w:numFmt w:val="lowerRoman"/>
      <w:lvlText w:val="%9."/>
      <w:lvlJc w:val="right"/>
      <w:pPr>
        <w:ind w:left="7494" w:hanging="180"/>
      </w:pPr>
    </w:lvl>
  </w:abstractNum>
  <w:abstractNum w:abstractNumId="26" w15:restartNumberingAfterBreak="0">
    <w:nsid w:val="3FBE2081"/>
    <w:multiLevelType w:val="hybridMultilevel"/>
    <w:tmpl w:val="432E9AF2"/>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7" w15:restartNumberingAfterBreak="0">
    <w:nsid w:val="3FDB0165"/>
    <w:multiLevelType w:val="hybridMultilevel"/>
    <w:tmpl w:val="6494DDB0"/>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8" w15:restartNumberingAfterBreak="0">
    <w:nsid w:val="45121018"/>
    <w:multiLevelType w:val="hybridMultilevel"/>
    <w:tmpl w:val="3B4EA4CE"/>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9" w15:restartNumberingAfterBreak="0">
    <w:nsid w:val="45550B48"/>
    <w:multiLevelType w:val="hybridMultilevel"/>
    <w:tmpl w:val="FC422FB0"/>
    <w:lvl w:ilvl="0" w:tplc="C124FE4A">
      <w:start w:val="1"/>
      <w:numFmt w:val="bullet"/>
      <w:lvlText w:val=""/>
      <w:lvlPicBulletId w:val="0"/>
      <w:lvlJc w:val="left"/>
      <w:pPr>
        <w:ind w:left="360" w:hanging="360"/>
      </w:pPr>
      <w:rPr>
        <w:rFonts w:ascii="Symbol" w:hAnsi="Symbol" w:hint="default"/>
        <w:b/>
        <w:i w:val="0"/>
        <w:color w:val="auto"/>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0" w15:restartNumberingAfterBreak="0">
    <w:nsid w:val="4564519F"/>
    <w:multiLevelType w:val="hybridMultilevel"/>
    <w:tmpl w:val="F1BC756C"/>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1" w15:restartNumberingAfterBreak="0">
    <w:nsid w:val="458008B3"/>
    <w:multiLevelType w:val="hybridMultilevel"/>
    <w:tmpl w:val="B73E6B3A"/>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2" w15:restartNumberingAfterBreak="0">
    <w:nsid w:val="46FC7EEB"/>
    <w:multiLevelType w:val="hybridMultilevel"/>
    <w:tmpl w:val="B284E092"/>
    <w:lvl w:ilvl="0" w:tplc="1C090005">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3" w15:restartNumberingAfterBreak="0">
    <w:nsid w:val="474B3FCF"/>
    <w:multiLevelType w:val="hybridMultilevel"/>
    <w:tmpl w:val="78D63638"/>
    <w:lvl w:ilvl="0" w:tplc="837E0A94">
      <w:start w:val="1"/>
      <w:numFmt w:val="bullet"/>
      <w:lvlText w:val=""/>
      <w:lvlJc w:val="left"/>
      <w:pPr>
        <w:ind w:left="720" w:hanging="360"/>
      </w:pPr>
      <w:rPr>
        <w:rFonts w:ascii="Symbol" w:hAnsi="Symbol"/>
      </w:rPr>
    </w:lvl>
    <w:lvl w:ilvl="1" w:tplc="36E2D10C">
      <w:start w:val="1"/>
      <w:numFmt w:val="bullet"/>
      <w:lvlText w:val=""/>
      <w:lvlJc w:val="left"/>
      <w:pPr>
        <w:ind w:left="720" w:hanging="360"/>
      </w:pPr>
      <w:rPr>
        <w:rFonts w:ascii="Symbol" w:hAnsi="Symbol"/>
      </w:rPr>
    </w:lvl>
    <w:lvl w:ilvl="2" w:tplc="7794D448">
      <w:start w:val="1"/>
      <w:numFmt w:val="bullet"/>
      <w:lvlText w:val=""/>
      <w:lvlJc w:val="left"/>
      <w:pPr>
        <w:ind w:left="720" w:hanging="360"/>
      </w:pPr>
      <w:rPr>
        <w:rFonts w:ascii="Symbol" w:hAnsi="Symbol"/>
      </w:rPr>
    </w:lvl>
    <w:lvl w:ilvl="3" w:tplc="48E84D9E">
      <w:start w:val="1"/>
      <w:numFmt w:val="bullet"/>
      <w:lvlText w:val=""/>
      <w:lvlJc w:val="left"/>
      <w:pPr>
        <w:ind w:left="720" w:hanging="360"/>
      </w:pPr>
      <w:rPr>
        <w:rFonts w:ascii="Symbol" w:hAnsi="Symbol"/>
      </w:rPr>
    </w:lvl>
    <w:lvl w:ilvl="4" w:tplc="082E43CC">
      <w:start w:val="1"/>
      <w:numFmt w:val="bullet"/>
      <w:lvlText w:val=""/>
      <w:lvlJc w:val="left"/>
      <w:pPr>
        <w:ind w:left="720" w:hanging="360"/>
      </w:pPr>
      <w:rPr>
        <w:rFonts w:ascii="Symbol" w:hAnsi="Symbol"/>
      </w:rPr>
    </w:lvl>
    <w:lvl w:ilvl="5" w:tplc="7474E1EC">
      <w:start w:val="1"/>
      <w:numFmt w:val="bullet"/>
      <w:lvlText w:val=""/>
      <w:lvlJc w:val="left"/>
      <w:pPr>
        <w:ind w:left="720" w:hanging="360"/>
      </w:pPr>
      <w:rPr>
        <w:rFonts w:ascii="Symbol" w:hAnsi="Symbol"/>
      </w:rPr>
    </w:lvl>
    <w:lvl w:ilvl="6" w:tplc="AB60292E">
      <w:start w:val="1"/>
      <w:numFmt w:val="bullet"/>
      <w:lvlText w:val=""/>
      <w:lvlJc w:val="left"/>
      <w:pPr>
        <w:ind w:left="720" w:hanging="360"/>
      </w:pPr>
      <w:rPr>
        <w:rFonts w:ascii="Symbol" w:hAnsi="Symbol"/>
      </w:rPr>
    </w:lvl>
    <w:lvl w:ilvl="7" w:tplc="4D0C57C4">
      <w:start w:val="1"/>
      <w:numFmt w:val="bullet"/>
      <w:lvlText w:val=""/>
      <w:lvlJc w:val="left"/>
      <w:pPr>
        <w:ind w:left="720" w:hanging="360"/>
      </w:pPr>
      <w:rPr>
        <w:rFonts w:ascii="Symbol" w:hAnsi="Symbol"/>
      </w:rPr>
    </w:lvl>
    <w:lvl w:ilvl="8" w:tplc="7AD8373A">
      <w:start w:val="1"/>
      <w:numFmt w:val="bullet"/>
      <w:lvlText w:val=""/>
      <w:lvlJc w:val="left"/>
      <w:pPr>
        <w:ind w:left="720" w:hanging="360"/>
      </w:pPr>
      <w:rPr>
        <w:rFonts w:ascii="Symbol" w:hAnsi="Symbol"/>
      </w:rPr>
    </w:lvl>
  </w:abstractNum>
  <w:abstractNum w:abstractNumId="34" w15:restartNumberingAfterBreak="0">
    <w:nsid w:val="4CC01A38"/>
    <w:multiLevelType w:val="hybridMultilevel"/>
    <w:tmpl w:val="8DA6AC78"/>
    <w:lvl w:ilvl="0" w:tplc="C124FE4A">
      <w:start w:val="1"/>
      <w:numFmt w:val="bullet"/>
      <w:lvlText w:val=""/>
      <w:lvlPicBulletId w:val="0"/>
      <w:lvlJc w:val="left"/>
      <w:pPr>
        <w:ind w:left="360" w:hanging="360"/>
      </w:pPr>
      <w:rPr>
        <w:rFonts w:ascii="Symbol" w:hAnsi="Symbol" w:hint="default"/>
        <w:b/>
        <w:i w:val="0"/>
        <w:color w:val="auto"/>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5" w15:restartNumberingAfterBreak="0">
    <w:nsid w:val="4DB73CA0"/>
    <w:multiLevelType w:val="hybridMultilevel"/>
    <w:tmpl w:val="1BF29686"/>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6" w15:restartNumberingAfterBreak="0">
    <w:nsid w:val="4DF85D7E"/>
    <w:multiLevelType w:val="hybridMultilevel"/>
    <w:tmpl w:val="FD3EEBA8"/>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7" w15:restartNumberingAfterBreak="0">
    <w:nsid w:val="5AEC55A3"/>
    <w:multiLevelType w:val="hybridMultilevel"/>
    <w:tmpl w:val="3EDABE2C"/>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8" w15:restartNumberingAfterBreak="0">
    <w:nsid w:val="5D3456E9"/>
    <w:multiLevelType w:val="hybridMultilevel"/>
    <w:tmpl w:val="F9F4A742"/>
    <w:lvl w:ilvl="0" w:tplc="1C090005">
      <w:start w:val="1"/>
      <w:numFmt w:val="bullet"/>
      <w:lvlText w:val=""/>
      <w:lvlJc w:val="left"/>
      <w:pPr>
        <w:ind w:left="768" w:hanging="360"/>
      </w:pPr>
      <w:rPr>
        <w:rFonts w:ascii="Wingdings" w:hAnsi="Wingdings" w:hint="default"/>
      </w:rPr>
    </w:lvl>
    <w:lvl w:ilvl="1" w:tplc="1C090003" w:tentative="1">
      <w:start w:val="1"/>
      <w:numFmt w:val="bullet"/>
      <w:lvlText w:val="o"/>
      <w:lvlJc w:val="left"/>
      <w:pPr>
        <w:ind w:left="1488" w:hanging="360"/>
      </w:pPr>
      <w:rPr>
        <w:rFonts w:ascii="Courier New" w:hAnsi="Courier New" w:cs="Courier New" w:hint="default"/>
      </w:rPr>
    </w:lvl>
    <w:lvl w:ilvl="2" w:tplc="1C090005" w:tentative="1">
      <w:start w:val="1"/>
      <w:numFmt w:val="bullet"/>
      <w:lvlText w:val=""/>
      <w:lvlJc w:val="left"/>
      <w:pPr>
        <w:ind w:left="2208" w:hanging="360"/>
      </w:pPr>
      <w:rPr>
        <w:rFonts w:ascii="Wingdings" w:hAnsi="Wingdings" w:hint="default"/>
      </w:rPr>
    </w:lvl>
    <w:lvl w:ilvl="3" w:tplc="1C090001" w:tentative="1">
      <w:start w:val="1"/>
      <w:numFmt w:val="bullet"/>
      <w:lvlText w:val=""/>
      <w:lvlJc w:val="left"/>
      <w:pPr>
        <w:ind w:left="2928" w:hanging="360"/>
      </w:pPr>
      <w:rPr>
        <w:rFonts w:ascii="Symbol" w:hAnsi="Symbol" w:hint="default"/>
      </w:rPr>
    </w:lvl>
    <w:lvl w:ilvl="4" w:tplc="1C090003" w:tentative="1">
      <w:start w:val="1"/>
      <w:numFmt w:val="bullet"/>
      <w:lvlText w:val="o"/>
      <w:lvlJc w:val="left"/>
      <w:pPr>
        <w:ind w:left="3648" w:hanging="360"/>
      </w:pPr>
      <w:rPr>
        <w:rFonts w:ascii="Courier New" w:hAnsi="Courier New" w:cs="Courier New" w:hint="default"/>
      </w:rPr>
    </w:lvl>
    <w:lvl w:ilvl="5" w:tplc="1C090005" w:tentative="1">
      <w:start w:val="1"/>
      <w:numFmt w:val="bullet"/>
      <w:lvlText w:val=""/>
      <w:lvlJc w:val="left"/>
      <w:pPr>
        <w:ind w:left="4368" w:hanging="360"/>
      </w:pPr>
      <w:rPr>
        <w:rFonts w:ascii="Wingdings" w:hAnsi="Wingdings" w:hint="default"/>
      </w:rPr>
    </w:lvl>
    <w:lvl w:ilvl="6" w:tplc="1C090001" w:tentative="1">
      <w:start w:val="1"/>
      <w:numFmt w:val="bullet"/>
      <w:lvlText w:val=""/>
      <w:lvlJc w:val="left"/>
      <w:pPr>
        <w:ind w:left="5088" w:hanging="360"/>
      </w:pPr>
      <w:rPr>
        <w:rFonts w:ascii="Symbol" w:hAnsi="Symbol" w:hint="default"/>
      </w:rPr>
    </w:lvl>
    <w:lvl w:ilvl="7" w:tplc="1C090003" w:tentative="1">
      <w:start w:val="1"/>
      <w:numFmt w:val="bullet"/>
      <w:lvlText w:val="o"/>
      <w:lvlJc w:val="left"/>
      <w:pPr>
        <w:ind w:left="5808" w:hanging="360"/>
      </w:pPr>
      <w:rPr>
        <w:rFonts w:ascii="Courier New" w:hAnsi="Courier New" w:cs="Courier New" w:hint="default"/>
      </w:rPr>
    </w:lvl>
    <w:lvl w:ilvl="8" w:tplc="1C090005" w:tentative="1">
      <w:start w:val="1"/>
      <w:numFmt w:val="bullet"/>
      <w:lvlText w:val=""/>
      <w:lvlJc w:val="left"/>
      <w:pPr>
        <w:ind w:left="6528" w:hanging="360"/>
      </w:pPr>
      <w:rPr>
        <w:rFonts w:ascii="Wingdings" w:hAnsi="Wingdings" w:hint="default"/>
      </w:rPr>
    </w:lvl>
  </w:abstractNum>
  <w:abstractNum w:abstractNumId="39" w15:restartNumberingAfterBreak="0">
    <w:nsid w:val="5DF97472"/>
    <w:multiLevelType w:val="hybridMultilevel"/>
    <w:tmpl w:val="A268E5C6"/>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0" w15:restartNumberingAfterBreak="0">
    <w:nsid w:val="5EAA6632"/>
    <w:multiLevelType w:val="hybridMultilevel"/>
    <w:tmpl w:val="BA4EE854"/>
    <w:lvl w:ilvl="0" w:tplc="240EAECC">
      <w:start w:val="1"/>
      <w:numFmt w:val="bullet"/>
      <w:lvlText w:val=""/>
      <w:lvlPicBulletId w:val="1"/>
      <w:lvlJc w:val="left"/>
      <w:pPr>
        <w:ind w:left="360" w:hanging="360"/>
      </w:pPr>
      <w:rPr>
        <w:rFonts w:ascii="Symbol" w:hAnsi="Symbol" w:hint="default"/>
        <w:color w:val="auto"/>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1" w15:restartNumberingAfterBreak="0">
    <w:nsid w:val="5FE4734D"/>
    <w:multiLevelType w:val="hybridMultilevel"/>
    <w:tmpl w:val="E910B76E"/>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2" w15:restartNumberingAfterBreak="0">
    <w:nsid w:val="62761BA8"/>
    <w:multiLevelType w:val="hybridMultilevel"/>
    <w:tmpl w:val="1B329B4C"/>
    <w:lvl w:ilvl="0" w:tplc="4DA64D34">
      <w:start w:val="1"/>
      <w:numFmt w:val="bullet"/>
      <w:lvlText w:val=""/>
      <w:lvlPicBulletId w:val="1"/>
      <w:lvlJc w:val="left"/>
      <w:pPr>
        <w:ind w:left="360" w:hanging="360"/>
      </w:pPr>
      <w:rPr>
        <w:rFonts w:ascii="Symbol" w:hAnsi="Symbol" w:hint="default"/>
        <w:color w:val="auto"/>
        <w:sz w:val="22"/>
        <w:szCs w:val="18"/>
      </w:rPr>
    </w:lvl>
    <w:lvl w:ilvl="1" w:tplc="1C090003" w:tentative="1">
      <w:start w:val="1"/>
      <w:numFmt w:val="bullet"/>
      <w:lvlText w:val="o"/>
      <w:lvlJc w:val="left"/>
      <w:pPr>
        <w:ind w:left="1156" w:hanging="360"/>
      </w:pPr>
      <w:rPr>
        <w:rFonts w:ascii="Courier New" w:hAnsi="Courier New" w:cs="Courier New" w:hint="default"/>
      </w:rPr>
    </w:lvl>
    <w:lvl w:ilvl="2" w:tplc="1C090005" w:tentative="1">
      <w:start w:val="1"/>
      <w:numFmt w:val="bullet"/>
      <w:lvlText w:val=""/>
      <w:lvlJc w:val="left"/>
      <w:pPr>
        <w:ind w:left="1876" w:hanging="360"/>
      </w:pPr>
      <w:rPr>
        <w:rFonts w:ascii="Wingdings" w:hAnsi="Wingdings" w:hint="default"/>
      </w:rPr>
    </w:lvl>
    <w:lvl w:ilvl="3" w:tplc="1C090001" w:tentative="1">
      <w:start w:val="1"/>
      <w:numFmt w:val="bullet"/>
      <w:lvlText w:val=""/>
      <w:lvlJc w:val="left"/>
      <w:pPr>
        <w:ind w:left="2596" w:hanging="360"/>
      </w:pPr>
      <w:rPr>
        <w:rFonts w:ascii="Symbol" w:hAnsi="Symbol" w:hint="default"/>
      </w:rPr>
    </w:lvl>
    <w:lvl w:ilvl="4" w:tplc="1C090003" w:tentative="1">
      <w:start w:val="1"/>
      <w:numFmt w:val="bullet"/>
      <w:lvlText w:val="o"/>
      <w:lvlJc w:val="left"/>
      <w:pPr>
        <w:ind w:left="3316" w:hanging="360"/>
      </w:pPr>
      <w:rPr>
        <w:rFonts w:ascii="Courier New" w:hAnsi="Courier New" w:cs="Courier New" w:hint="default"/>
      </w:rPr>
    </w:lvl>
    <w:lvl w:ilvl="5" w:tplc="1C090005" w:tentative="1">
      <w:start w:val="1"/>
      <w:numFmt w:val="bullet"/>
      <w:lvlText w:val=""/>
      <w:lvlJc w:val="left"/>
      <w:pPr>
        <w:ind w:left="4036" w:hanging="360"/>
      </w:pPr>
      <w:rPr>
        <w:rFonts w:ascii="Wingdings" w:hAnsi="Wingdings" w:hint="default"/>
      </w:rPr>
    </w:lvl>
    <w:lvl w:ilvl="6" w:tplc="1C090001" w:tentative="1">
      <w:start w:val="1"/>
      <w:numFmt w:val="bullet"/>
      <w:lvlText w:val=""/>
      <w:lvlJc w:val="left"/>
      <w:pPr>
        <w:ind w:left="4756" w:hanging="360"/>
      </w:pPr>
      <w:rPr>
        <w:rFonts w:ascii="Symbol" w:hAnsi="Symbol" w:hint="default"/>
      </w:rPr>
    </w:lvl>
    <w:lvl w:ilvl="7" w:tplc="1C090003" w:tentative="1">
      <w:start w:val="1"/>
      <w:numFmt w:val="bullet"/>
      <w:lvlText w:val="o"/>
      <w:lvlJc w:val="left"/>
      <w:pPr>
        <w:ind w:left="5476" w:hanging="360"/>
      </w:pPr>
      <w:rPr>
        <w:rFonts w:ascii="Courier New" w:hAnsi="Courier New" w:cs="Courier New" w:hint="default"/>
      </w:rPr>
    </w:lvl>
    <w:lvl w:ilvl="8" w:tplc="1C090005" w:tentative="1">
      <w:start w:val="1"/>
      <w:numFmt w:val="bullet"/>
      <w:lvlText w:val=""/>
      <w:lvlJc w:val="left"/>
      <w:pPr>
        <w:ind w:left="6196" w:hanging="360"/>
      </w:pPr>
      <w:rPr>
        <w:rFonts w:ascii="Wingdings" w:hAnsi="Wingdings" w:hint="default"/>
      </w:rPr>
    </w:lvl>
  </w:abstractNum>
  <w:abstractNum w:abstractNumId="43" w15:restartNumberingAfterBreak="0">
    <w:nsid w:val="66E11399"/>
    <w:multiLevelType w:val="hybridMultilevel"/>
    <w:tmpl w:val="C240C4A4"/>
    <w:lvl w:ilvl="0" w:tplc="50D0D66A">
      <w:start w:val="1"/>
      <w:numFmt w:val="bullet"/>
      <w:lvlText w:val=""/>
      <w:lvlPicBulletId w:val="0"/>
      <w:lvlJc w:val="left"/>
      <w:pPr>
        <w:ind w:left="416" w:hanging="360"/>
      </w:pPr>
      <w:rPr>
        <w:rFonts w:ascii="Symbol" w:hAnsi="Symbol" w:hint="default"/>
        <w:b/>
        <w:i w:val="0"/>
        <w:color w:val="auto"/>
        <w:sz w:val="22"/>
      </w:rPr>
    </w:lvl>
    <w:lvl w:ilvl="1" w:tplc="AF2E1CA4">
      <w:start w:val="1"/>
      <w:numFmt w:val="bullet"/>
      <w:lvlText w:val=""/>
      <w:lvlPicBulletId w:val="0"/>
      <w:lvlJc w:val="left"/>
      <w:pPr>
        <w:ind w:left="1212" w:hanging="360"/>
      </w:pPr>
      <w:rPr>
        <w:rFonts w:ascii="Symbol" w:hAnsi="Symbol" w:hint="default"/>
        <w:b/>
        <w:i w:val="0"/>
        <w:color w:val="auto"/>
        <w:sz w:val="22"/>
      </w:rPr>
    </w:lvl>
    <w:lvl w:ilvl="2" w:tplc="1C090005">
      <w:start w:val="1"/>
      <w:numFmt w:val="bullet"/>
      <w:lvlText w:val=""/>
      <w:lvlJc w:val="left"/>
      <w:pPr>
        <w:ind w:left="1932" w:hanging="360"/>
      </w:pPr>
      <w:rPr>
        <w:rFonts w:ascii="Wingdings" w:hAnsi="Wingdings" w:hint="default"/>
      </w:rPr>
    </w:lvl>
    <w:lvl w:ilvl="3" w:tplc="1C090001" w:tentative="1">
      <w:start w:val="1"/>
      <w:numFmt w:val="bullet"/>
      <w:lvlText w:val=""/>
      <w:lvlJc w:val="left"/>
      <w:pPr>
        <w:ind w:left="2652" w:hanging="360"/>
      </w:pPr>
      <w:rPr>
        <w:rFonts w:ascii="Symbol" w:hAnsi="Symbol" w:hint="default"/>
      </w:rPr>
    </w:lvl>
    <w:lvl w:ilvl="4" w:tplc="1C090003" w:tentative="1">
      <w:start w:val="1"/>
      <w:numFmt w:val="bullet"/>
      <w:lvlText w:val="o"/>
      <w:lvlJc w:val="left"/>
      <w:pPr>
        <w:ind w:left="3372" w:hanging="360"/>
      </w:pPr>
      <w:rPr>
        <w:rFonts w:ascii="Courier New" w:hAnsi="Courier New" w:cs="Courier New" w:hint="default"/>
      </w:rPr>
    </w:lvl>
    <w:lvl w:ilvl="5" w:tplc="1C090005" w:tentative="1">
      <w:start w:val="1"/>
      <w:numFmt w:val="bullet"/>
      <w:lvlText w:val=""/>
      <w:lvlJc w:val="left"/>
      <w:pPr>
        <w:ind w:left="4092" w:hanging="360"/>
      </w:pPr>
      <w:rPr>
        <w:rFonts w:ascii="Wingdings" w:hAnsi="Wingdings" w:hint="default"/>
      </w:rPr>
    </w:lvl>
    <w:lvl w:ilvl="6" w:tplc="1C090001" w:tentative="1">
      <w:start w:val="1"/>
      <w:numFmt w:val="bullet"/>
      <w:lvlText w:val=""/>
      <w:lvlJc w:val="left"/>
      <w:pPr>
        <w:ind w:left="4812" w:hanging="360"/>
      </w:pPr>
      <w:rPr>
        <w:rFonts w:ascii="Symbol" w:hAnsi="Symbol" w:hint="default"/>
      </w:rPr>
    </w:lvl>
    <w:lvl w:ilvl="7" w:tplc="1C090003" w:tentative="1">
      <w:start w:val="1"/>
      <w:numFmt w:val="bullet"/>
      <w:lvlText w:val="o"/>
      <w:lvlJc w:val="left"/>
      <w:pPr>
        <w:ind w:left="5532" w:hanging="360"/>
      </w:pPr>
      <w:rPr>
        <w:rFonts w:ascii="Courier New" w:hAnsi="Courier New" w:cs="Courier New" w:hint="default"/>
      </w:rPr>
    </w:lvl>
    <w:lvl w:ilvl="8" w:tplc="1C090005" w:tentative="1">
      <w:start w:val="1"/>
      <w:numFmt w:val="bullet"/>
      <w:lvlText w:val=""/>
      <w:lvlJc w:val="left"/>
      <w:pPr>
        <w:ind w:left="6252" w:hanging="360"/>
      </w:pPr>
      <w:rPr>
        <w:rFonts w:ascii="Wingdings" w:hAnsi="Wingdings" w:hint="default"/>
      </w:rPr>
    </w:lvl>
  </w:abstractNum>
  <w:abstractNum w:abstractNumId="44" w15:restartNumberingAfterBreak="0">
    <w:nsid w:val="679457CD"/>
    <w:multiLevelType w:val="hybridMultilevel"/>
    <w:tmpl w:val="32ECFC22"/>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5" w15:restartNumberingAfterBreak="0">
    <w:nsid w:val="68E4323E"/>
    <w:multiLevelType w:val="hybridMultilevel"/>
    <w:tmpl w:val="4F6C7730"/>
    <w:lvl w:ilvl="0" w:tplc="FCFCD3D2">
      <w:start w:val="1"/>
      <w:numFmt w:val="bullet"/>
      <w:lvlText w:val=""/>
      <w:lvlJc w:val="left"/>
      <w:pPr>
        <w:ind w:left="720" w:hanging="360"/>
      </w:pPr>
      <w:rPr>
        <w:rFonts w:ascii="Symbol" w:hAnsi="Symbol"/>
      </w:rPr>
    </w:lvl>
    <w:lvl w:ilvl="1" w:tplc="BF5E1C2E">
      <w:start w:val="1"/>
      <w:numFmt w:val="bullet"/>
      <w:lvlText w:val=""/>
      <w:lvlJc w:val="left"/>
      <w:pPr>
        <w:ind w:left="720" w:hanging="360"/>
      </w:pPr>
      <w:rPr>
        <w:rFonts w:ascii="Symbol" w:hAnsi="Symbol"/>
      </w:rPr>
    </w:lvl>
    <w:lvl w:ilvl="2" w:tplc="9648C31A">
      <w:start w:val="1"/>
      <w:numFmt w:val="bullet"/>
      <w:lvlText w:val=""/>
      <w:lvlJc w:val="left"/>
      <w:pPr>
        <w:ind w:left="720" w:hanging="360"/>
      </w:pPr>
      <w:rPr>
        <w:rFonts w:ascii="Symbol" w:hAnsi="Symbol"/>
      </w:rPr>
    </w:lvl>
    <w:lvl w:ilvl="3" w:tplc="3E7A427C">
      <w:start w:val="1"/>
      <w:numFmt w:val="bullet"/>
      <w:lvlText w:val=""/>
      <w:lvlJc w:val="left"/>
      <w:pPr>
        <w:ind w:left="720" w:hanging="360"/>
      </w:pPr>
      <w:rPr>
        <w:rFonts w:ascii="Symbol" w:hAnsi="Symbol"/>
      </w:rPr>
    </w:lvl>
    <w:lvl w:ilvl="4" w:tplc="00168A2A">
      <w:start w:val="1"/>
      <w:numFmt w:val="bullet"/>
      <w:lvlText w:val=""/>
      <w:lvlJc w:val="left"/>
      <w:pPr>
        <w:ind w:left="720" w:hanging="360"/>
      </w:pPr>
      <w:rPr>
        <w:rFonts w:ascii="Symbol" w:hAnsi="Symbol"/>
      </w:rPr>
    </w:lvl>
    <w:lvl w:ilvl="5" w:tplc="DEA03264">
      <w:start w:val="1"/>
      <w:numFmt w:val="bullet"/>
      <w:lvlText w:val=""/>
      <w:lvlJc w:val="left"/>
      <w:pPr>
        <w:ind w:left="720" w:hanging="360"/>
      </w:pPr>
      <w:rPr>
        <w:rFonts w:ascii="Symbol" w:hAnsi="Symbol"/>
      </w:rPr>
    </w:lvl>
    <w:lvl w:ilvl="6" w:tplc="B7E66AE4">
      <w:start w:val="1"/>
      <w:numFmt w:val="bullet"/>
      <w:lvlText w:val=""/>
      <w:lvlJc w:val="left"/>
      <w:pPr>
        <w:ind w:left="720" w:hanging="360"/>
      </w:pPr>
      <w:rPr>
        <w:rFonts w:ascii="Symbol" w:hAnsi="Symbol"/>
      </w:rPr>
    </w:lvl>
    <w:lvl w:ilvl="7" w:tplc="3CA88D92">
      <w:start w:val="1"/>
      <w:numFmt w:val="bullet"/>
      <w:lvlText w:val=""/>
      <w:lvlJc w:val="left"/>
      <w:pPr>
        <w:ind w:left="720" w:hanging="360"/>
      </w:pPr>
      <w:rPr>
        <w:rFonts w:ascii="Symbol" w:hAnsi="Symbol"/>
      </w:rPr>
    </w:lvl>
    <w:lvl w:ilvl="8" w:tplc="AAD412C2">
      <w:start w:val="1"/>
      <w:numFmt w:val="bullet"/>
      <w:lvlText w:val=""/>
      <w:lvlJc w:val="left"/>
      <w:pPr>
        <w:ind w:left="720" w:hanging="360"/>
      </w:pPr>
      <w:rPr>
        <w:rFonts w:ascii="Symbol" w:hAnsi="Symbol"/>
      </w:rPr>
    </w:lvl>
  </w:abstractNum>
  <w:abstractNum w:abstractNumId="46" w15:restartNumberingAfterBreak="0">
    <w:nsid w:val="6A3D682B"/>
    <w:multiLevelType w:val="hybridMultilevel"/>
    <w:tmpl w:val="169495F8"/>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7" w15:restartNumberingAfterBreak="0">
    <w:nsid w:val="6C635B1D"/>
    <w:multiLevelType w:val="hybridMultilevel"/>
    <w:tmpl w:val="5D8E8C0C"/>
    <w:lvl w:ilvl="0" w:tplc="BBD46526">
      <w:start w:val="1"/>
      <w:numFmt w:val="decimal"/>
      <w:pStyle w:val="Heading2"/>
      <w:lvlText w:val="1.%1"/>
      <w:lvlJc w:val="left"/>
      <w:pPr>
        <w:ind w:left="1374" w:hanging="360"/>
      </w:pPr>
      <w:rPr>
        <w:rFonts w:hint="default"/>
        <w:sz w:val="22"/>
        <w:szCs w:val="22"/>
      </w:rPr>
    </w:lvl>
    <w:lvl w:ilvl="1" w:tplc="1C090019">
      <w:start w:val="1"/>
      <w:numFmt w:val="lowerLetter"/>
      <w:lvlText w:val="%2."/>
      <w:lvlJc w:val="left"/>
      <w:pPr>
        <w:ind w:left="2094" w:hanging="360"/>
      </w:pPr>
    </w:lvl>
    <w:lvl w:ilvl="2" w:tplc="1C09001B">
      <w:start w:val="1"/>
      <w:numFmt w:val="lowerRoman"/>
      <w:lvlText w:val="%3."/>
      <w:lvlJc w:val="right"/>
      <w:pPr>
        <w:ind w:left="2814" w:hanging="180"/>
      </w:pPr>
    </w:lvl>
    <w:lvl w:ilvl="3" w:tplc="1C09000F">
      <w:start w:val="1"/>
      <w:numFmt w:val="decimal"/>
      <w:lvlText w:val="%4."/>
      <w:lvlJc w:val="left"/>
      <w:pPr>
        <w:ind w:left="3534" w:hanging="360"/>
      </w:pPr>
    </w:lvl>
    <w:lvl w:ilvl="4" w:tplc="1C090019" w:tentative="1">
      <w:start w:val="1"/>
      <w:numFmt w:val="lowerLetter"/>
      <w:lvlText w:val="%5."/>
      <w:lvlJc w:val="left"/>
      <w:pPr>
        <w:ind w:left="4254" w:hanging="360"/>
      </w:pPr>
    </w:lvl>
    <w:lvl w:ilvl="5" w:tplc="1C09001B" w:tentative="1">
      <w:start w:val="1"/>
      <w:numFmt w:val="lowerRoman"/>
      <w:lvlText w:val="%6."/>
      <w:lvlJc w:val="right"/>
      <w:pPr>
        <w:ind w:left="4974" w:hanging="180"/>
      </w:pPr>
    </w:lvl>
    <w:lvl w:ilvl="6" w:tplc="1C09000F" w:tentative="1">
      <w:start w:val="1"/>
      <w:numFmt w:val="decimal"/>
      <w:lvlText w:val="%7."/>
      <w:lvlJc w:val="left"/>
      <w:pPr>
        <w:ind w:left="5694" w:hanging="360"/>
      </w:pPr>
    </w:lvl>
    <w:lvl w:ilvl="7" w:tplc="1C090019" w:tentative="1">
      <w:start w:val="1"/>
      <w:numFmt w:val="lowerLetter"/>
      <w:lvlText w:val="%8."/>
      <w:lvlJc w:val="left"/>
      <w:pPr>
        <w:ind w:left="6414" w:hanging="360"/>
      </w:pPr>
    </w:lvl>
    <w:lvl w:ilvl="8" w:tplc="1C09001B" w:tentative="1">
      <w:start w:val="1"/>
      <w:numFmt w:val="lowerRoman"/>
      <w:lvlText w:val="%9."/>
      <w:lvlJc w:val="right"/>
      <w:pPr>
        <w:ind w:left="7134" w:hanging="180"/>
      </w:pPr>
    </w:lvl>
  </w:abstractNum>
  <w:abstractNum w:abstractNumId="48" w15:restartNumberingAfterBreak="0">
    <w:nsid w:val="70314D41"/>
    <w:multiLevelType w:val="hybridMultilevel"/>
    <w:tmpl w:val="FFAE5DFC"/>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9" w15:restartNumberingAfterBreak="0">
    <w:nsid w:val="7391601F"/>
    <w:multiLevelType w:val="hybridMultilevel"/>
    <w:tmpl w:val="A608F8FA"/>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0" w15:restartNumberingAfterBreak="0">
    <w:nsid w:val="74744E35"/>
    <w:multiLevelType w:val="hybridMultilevel"/>
    <w:tmpl w:val="32DA3C3A"/>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51" w15:restartNumberingAfterBreak="0">
    <w:nsid w:val="758B2364"/>
    <w:multiLevelType w:val="hybridMultilevel"/>
    <w:tmpl w:val="C10CA512"/>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2" w15:restartNumberingAfterBreak="0">
    <w:nsid w:val="761E37A6"/>
    <w:multiLevelType w:val="multilevel"/>
    <w:tmpl w:val="34C4B9BC"/>
    <w:lvl w:ilvl="0">
      <w:start w:val="1"/>
      <w:numFmt w:val="decimal"/>
      <w:pStyle w:val="Heading1"/>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3" w15:restartNumberingAfterBreak="0">
    <w:nsid w:val="79AF1277"/>
    <w:multiLevelType w:val="hybridMultilevel"/>
    <w:tmpl w:val="6176480C"/>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54" w15:restartNumberingAfterBreak="0">
    <w:nsid w:val="7B8A4115"/>
    <w:multiLevelType w:val="hybridMultilevel"/>
    <w:tmpl w:val="29D42FF6"/>
    <w:lvl w:ilvl="0" w:tplc="72A461E0">
      <w:start w:val="1"/>
      <w:numFmt w:val="bullet"/>
      <w:lvlText w:val=""/>
      <w:lvlJc w:val="left"/>
      <w:pPr>
        <w:ind w:left="720" w:hanging="360"/>
      </w:pPr>
      <w:rPr>
        <w:rFonts w:ascii="Symbol" w:hAnsi="Symbol"/>
      </w:rPr>
    </w:lvl>
    <w:lvl w:ilvl="1" w:tplc="33FCC286">
      <w:start w:val="1"/>
      <w:numFmt w:val="bullet"/>
      <w:lvlText w:val=""/>
      <w:lvlJc w:val="left"/>
      <w:pPr>
        <w:ind w:left="720" w:hanging="360"/>
      </w:pPr>
      <w:rPr>
        <w:rFonts w:ascii="Symbol" w:hAnsi="Symbol"/>
      </w:rPr>
    </w:lvl>
    <w:lvl w:ilvl="2" w:tplc="3FC86852">
      <w:start w:val="1"/>
      <w:numFmt w:val="bullet"/>
      <w:lvlText w:val=""/>
      <w:lvlJc w:val="left"/>
      <w:pPr>
        <w:ind w:left="720" w:hanging="360"/>
      </w:pPr>
      <w:rPr>
        <w:rFonts w:ascii="Symbol" w:hAnsi="Symbol"/>
      </w:rPr>
    </w:lvl>
    <w:lvl w:ilvl="3" w:tplc="758E5966">
      <w:start w:val="1"/>
      <w:numFmt w:val="bullet"/>
      <w:lvlText w:val=""/>
      <w:lvlJc w:val="left"/>
      <w:pPr>
        <w:ind w:left="720" w:hanging="360"/>
      </w:pPr>
      <w:rPr>
        <w:rFonts w:ascii="Symbol" w:hAnsi="Symbol"/>
      </w:rPr>
    </w:lvl>
    <w:lvl w:ilvl="4" w:tplc="17A21FEE">
      <w:start w:val="1"/>
      <w:numFmt w:val="bullet"/>
      <w:lvlText w:val=""/>
      <w:lvlJc w:val="left"/>
      <w:pPr>
        <w:ind w:left="720" w:hanging="360"/>
      </w:pPr>
      <w:rPr>
        <w:rFonts w:ascii="Symbol" w:hAnsi="Symbol"/>
      </w:rPr>
    </w:lvl>
    <w:lvl w:ilvl="5" w:tplc="75CEF91E">
      <w:start w:val="1"/>
      <w:numFmt w:val="bullet"/>
      <w:lvlText w:val=""/>
      <w:lvlJc w:val="left"/>
      <w:pPr>
        <w:ind w:left="720" w:hanging="360"/>
      </w:pPr>
      <w:rPr>
        <w:rFonts w:ascii="Symbol" w:hAnsi="Symbol"/>
      </w:rPr>
    </w:lvl>
    <w:lvl w:ilvl="6" w:tplc="7CC64396">
      <w:start w:val="1"/>
      <w:numFmt w:val="bullet"/>
      <w:lvlText w:val=""/>
      <w:lvlJc w:val="left"/>
      <w:pPr>
        <w:ind w:left="720" w:hanging="360"/>
      </w:pPr>
      <w:rPr>
        <w:rFonts w:ascii="Symbol" w:hAnsi="Symbol"/>
      </w:rPr>
    </w:lvl>
    <w:lvl w:ilvl="7" w:tplc="4286646C">
      <w:start w:val="1"/>
      <w:numFmt w:val="bullet"/>
      <w:lvlText w:val=""/>
      <w:lvlJc w:val="left"/>
      <w:pPr>
        <w:ind w:left="720" w:hanging="360"/>
      </w:pPr>
      <w:rPr>
        <w:rFonts w:ascii="Symbol" w:hAnsi="Symbol"/>
      </w:rPr>
    </w:lvl>
    <w:lvl w:ilvl="8" w:tplc="FA08916C">
      <w:start w:val="1"/>
      <w:numFmt w:val="bullet"/>
      <w:lvlText w:val=""/>
      <w:lvlJc w:val="left"/>
      <w:pPr>
        <w:ind w:left="720" w:hanging="360"/>
      </w:pPr>
      <w:rPr>
        <w:rFonts w:ascii="Symbol" w:hAnsi="Symbol"/>
      </w:rPr>
    </w:lvl>
  </w:abstractNum>
  <w:abstractNum w:abstractNumId="55" w15:restartNumberingAfterBreak="0">
    <w:nsid w:val="7C187B60"/>
    <w:multiLevelType w:val="hybridMultilevel"/>
    <w:tmpl w:val="E1D6921C"/>
    <w:lvl w:ilvl="0" w:tplc="E62A9A1E">
      <w:start w:val="1"/>
      <w:numFmt w:val="bullet"/>
      <w:lvlText w:val=""/>
      <w:lvlJc w:val="left"/>
      <w:pPr>
        <w:ind w:left="720" w:hanging="360"/>
      </w:pPr>
      <w:rPr>
        <w:rFonts w:ascii="Symbol" w:hAnsi="Symbol"/>
      </w:rPr>
    </w:lvl>
    <w:lvl w:ilvl="1" w:tplc="E66E98E8">
      <w:start w:val="1"/>
      <w:numFmt w:val="bullet"/>
      <w:lvlText w:val=""/>
      <w:lvlJc w:val="left"/>
      <w:pPr>
        <w:ind w:left="720" w:hanging="360"/>
      </w:pPr>
      <w:rPr>
        <w:rFonts w:ascii="Symbol" w:hAnsi="Symbol"/>
      </w:rPr>
    </w:lvl>
    <w:lvl w:ilvl="2" w:tplc="6C8CD938">
      <w:start w:val="1"/>
      <w:numFmt w:val="bullet"/>
      <w:lvlText w:val=""/>
      <w:lvlJc w:val="left"/>
      <w:pPr>
        <w:ind w:left="720" w:hanging="360"/>
      </w:pPr>
      <w:rPr>
        <w:rFonts w:ascii="Symbol" w:hAnsi="Symbol"/>
      </w:rPr>
    </w:lvl>
    <w:lvl w:ilvl="3" w:tplc="C714D88A">
      <w:start w:val="1"/>
      <w:numFmt w:val="bullet"/>
      <w:lvlText w:val=""/>
      <w:lvlJc w:val="left"/>
      <w:pPr>
        <w:ind w:left="720" w:hanging="360"/>
      </w:pPr>
      <w:rPr>
        <w:rFonts w:ascii="Symbol" w:hAnsi="Symbol"/>
      </w:rPr>
    </w:lvl>
    <w:lvl w:ilvl="4" w:tplc="A086A3D0">
      <w:start w:val="1"/>
      <w:numFmt w:val="bullet"/>
      <w:lvlText w:val=""/>
      <w:lvlJc w:val="left"/>
      <w:pPr>
        <w:ind w:left="720" w:hanging="360"/>
      </w:pPr>
      <w:rPr>
        <w:rFonts w:ascii="Symbol" w:hAnsi="Symbol"/>
      </w:rPr>
    </w:lvl>
    <w:lvl w:ilvl="5" w:tplc="FAD6978A">
      <w:start w:val="1"/>
      <w:numFmt w:val="bullet"/>
      <w:lvlText w:val=""/>
      <w:lvlJc w:val="left"/>
      <w:pPr>
        <w:ind w:left="720" w:hanging="360"/>
      </w:pPr>
      <w:rPr>
        <w:rFonts w:ascii="Symbol" w:hAnsi="Symbol"/>
      </w:rPr>
    </w:lvl>
    <w:lvl w:ilvl="6" w:tplc="36608EC2">
      <w:start w:val="1"/>
      <w:numFmt w:val="bullet"/>
      <w:lvlText w:val=""/>
      <w:lvlJc w:val="left"/>
      <w:pPr>
        <w:ind w:left="720" w:hanging="360"/>
      </w:pPr>
      <w:rPr>
        <w:rFonts w:ascii="Symbol" w:hAnsi="Symbol"/>
      </w:rPr>
    </w:lvl>
    <w:lvl w:ilvl="7" w:tplc="4E8CBB8E">
      <w:start w:val="1"/>
      <w:numFmt w:val="bullet"/>
      <w:lvlText w:val=""/>
      <w:lvlJc w:val="left"/>
      <w:pPr>
        <w:ind w:left="720" w:hanging="360"/>
      </w:pPr>
      <w:rPr>
        <w:rFonts w:ascii="Symbol" w:hAnsi="Symbol"/>
      </w:rPr>
    </w:lvl>
    <w:lvl w:ilvl="8" w:tplc="DD0EFCA6">
      <w:start w:val="1"/>
      <w:numFmt w:val="bullet"/>
      <w:lvlText w:val=""/>
      <w:lvlJc w:val="left"/>
      <w:pPr>
        <w:ind w:left="720" w:hanging="360"/>
      </w:pPr>
      <w:rPr>
        <w:rFonts w:ascii="Symbol" w:hAnsi="Symbol"/>
      </w:rPr>
    </w:lvl>
  </w:abstractNum>
  <w:abstractNum w:abstractNumId="56" w15:restartNumberingAfterBreak="0">
    <w:nsid w:val="7E6D68E2"/>
    <w:multiLevelType w:val="hybridMultilevel"/>
    <w:tmpl w:val="0B7C17B2"/>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57" w15:restartNumberingAfterBreak="0">
    <w:nsid w:val="7FE128AB"/>
    <w:multiLevelType w:val="multilevel"/>
    <w:tmpl w:val="B85ACFC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52"/>
  </w:num>
  <w:num w:numId="2">
    <w:abstractNumId w:val="47"/>
  </w:num>
  <w:num w:numId="3">
    <w:abstractNumId w:val="52"/>
    <w:lvlOverride w:ilvl="0">
      <w:startOverride w:val="1"/>
    </w:lvlOverride>
  </w:num>
  <w:num w:numId="4">
    <w:abstractNumId w:val="25"/>
  </w:num>
  <w:num w:numId="5">
    <w:abstractNumId w:val="42"/>
  </w:num>
  <w:num w:numId="6">
    <w:abstractNumId w:val="8"/>
  </w:num>
  <w:num w:numId="7">
    <w:abstractNumId w:val="43"/>
  </w:num>
  <w:num w:numId="8">
    <w:abstractNumId w:val="40"/>
  </w:num>
  <w:num w:numId="9">
    <w:abstractNumId w:val="23"/>
  </w:num>
  <w:num w:numId="10">
    <w:abstractNumId w:val="29"/>
  </w:num>
  <w:num w:numId="11">
    <w:abstractNumId w:val="34"/>
  </w:num>
  <w:num w:numId="12">
    <w:abstractNumId w:val="12"/>
  </w:num>
  <w:num w:numId="13">
    <w:abstractNumId w:val="49"/>
  </w:num>
  <w:num w:numId="14">
    <w:abstractNumId w:val="22"/>
  </w:num>
  <w:num w:numId="15">
    <w:abstractNumId w:val="35"/>
  </w:num>
  <w:num w:numId="16">
    <w:abstractNumId w:val="14"/>
  </w:num>
  <w:num w:numId="17">
    <w:abstractNumId w:val="51"/>
  </w:num>
  <w:num w:numId="18">
    <w:abstractNumId w:val="21"/>
  </w:num>
  <w:num w:numId="19">
    <w:abstractNumId w:val="9"/>
  </w:num>
  <w:num w:numId="20">
    <w:abstractNumId w:val="37"/>
  </w:num>
  <w:num w:numId="21">
    <w:abstractNumId w:val="53"/>
  </w:num>
  <w:num w:numId="22">
    <w:abstractNumId w:val="28"/>
  </w:num>
  <w:num w:numId="23">
    <w:abstractNumId w:val="27"/>
  </w:num>
  <w:num w:numId="24">
    <w:abstractNumId w:val="56"/>
  </w:num>
  <w:num w:numId="25">
    <w:abstractNumId w:val="17"/>
  </w:num>
  <w:num w:numId="26">
    <w:abstractNumId w:val="16"/>
  </w:num>
  <w:num w:numId="27">
    <w:abstractNumId w:val="30"/>
  </w:num>
  <w:num w:numId="28">
    <w:abstractNumId w:val="50"/>
  </w:num>
  <w:num w:numId="29">
    <w:abstractNumId w:val="10"/>
  </w:num>
  <w:num w:numId="30">
    <w:abstractNumId w:val="13"/>
  </w:num>
  <w:num w:numId="31">
    <w:abstractNumId w:val="18"/>
  </w:num>
  <w:num w:numId="32">
    <w:abstractNumId w:val="2"/>
  </w:num>
  <w:num w:numId="33">
    <w:abstractNumId w:val="1"/>
  </w:num>
  <w:num w:numId="34">
    <w:abstractNumId w:val="31"/>
  </w:num>
  <w:num w:numId="35">
    <w:abstractNumId w:val="41"/>
  </w:num>
  <w:num w:numId="36">
    <w:abstractNumId w:val="0"/>
  </w:num>
  <w:num w:numId="37">
    <w:abstractNumId w:val="36"/>
  </w:num>
  <w:num w:numId="38">
    <w:abstractNumId w:val="3"/>
  </w:num>
  <w:num w:numId="39">
    <w:abstractNumId w:val="39"/>
  </w:num>
  <w:num w:numId="40">
    <w:abstractNumId w:val="24"/>
  </w:num>
  <w:num w:numId="41">
    <w:abstractNumId w:val="44"/>
  </w:num>
  <w:num w:numId="42">
    <w:abstractNumId w:val="48"/>
  </w:num>
  <w:num w:numId="43">
    <w:abstractNumId w:val="38"/>
  </w:num>
  <w:num w:numId="44">
    <w:abstractNumId w:val="32"/>
  </w:num>
  <w:num w:numId="45">
    <w:abstractNumId w:val="20"/>
  </w:num>
  <w:num w:numId="46">
    <w:abstractNumId w:val="6"/>
  </w:num>
  <w:num w:numId="47">
    <w:abstractNumId w:val="54"/>
  </w:num>
  <w:num w:numId="48">
    <w:abstractNumId w:val="33"/>
  </w:num>
  <w:num w:numId="49">
    <w:abstractNumId w:val="15"/>
  </w:num>
  <w:num w:numId="50">
    <w:abstractNumId w:val="4"/>
  </w:num>
  <w:num w:numId="51">
    <w:abstractNumId w:val="11"/>
  </w:num>
  <w:num w:numId="52">
    <w:abstractNumId w:val="55"/>
  </w:num>
  <w:num w:numId="53">
    <w:abstractNumId w:val="45"/>
  </w:num>
  <w:num w:numId="54">
    <w:abstractNumId w:val="26"/>
  </w:num>
  <w:num w:numId="55">
    <w:abstractNumId w:val="5"/>
  </w:num>
  <w:num w:numId="56">
    <w:abstractNumId w:val="46"/>
  </w:num>
  <w:num w:numId="57">
    <w:abstractNumId w:val="7"/>
  </w:num>
  <w:num w:numId="58">
    <w:abstractNumId w:val="19"/>
  </w:num>
  <w:num w:numId="59">
    <w:abstractNumId w:val="57"/>
  </w:num>
  <w:num w:numId="60">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Futura International Pty Ltd">
    <w15:presenceInfo w15:providerId="Windows Live" w15:userId="fecf66bf25281dd6"/>
  </w15:person>
  <w15:person w15:author="Charlaine">
    <w15:presenceInfo w15:providerId="Windows Live" w15:userId="9f0ce679f69d928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trackRevision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06E"/>
    <w:rsid w:val="0001162A"/>
    <w:rsid w:val="00017857"/>
    <w:rsid w:val="00024C4C"/>
    <w:rsid w:val="0003165E"/>
    <w:rsid w:val="000379A3"/>
    <w:rsid w:val="00043D83"/>
    <w:rsid w:val="000845F4"/>
    <w:rsid w:val="000A0C65"/>
    <w:rsid w:val="000A5D52"/>
    <w:rsid w:val="000C16BE"/>
    <w:rsid w:val="000C2179"/>
    <w:rsid w:val="000C331C"/>
    <w:rsid w:val="000C7355"/>
    <w:rsid w:val="000D0F26"/>
    <w:rsid w:val="000D225D"/>
    <w:rsid w:val="00104746"/>
    <w:rsid w:val="001114CD"/>
    <w:rsid w:val="001154F7"/>
    <w:rsid w:val="0011705D"/>
    <w:rsid w:val="00127375"/>
    <w:rsid w:val="00147D6F"/>
    <w:rsid w:val="0015021A"/>
    <w:rsid w:val="00150B8E"/>
    <w:rsid w:val="0018372A"/>
    <w:rsid w:val="00186907"/>
    <w:rsid w:val="00194C10"/>
    <w:rsid w:val="00196EAA"/>
    <w:rsid w:val="00197496"/>
    <w:rsid w:val="001D1FE9"/>
    <w:rsid w:val="001D65AA"/>
    <w:rsid w:val="001E35F6"/>
    <w:rsid w:val="001F0F9F"/>
    <w:rsid w:val="002065D8"/>
    <w:rsid w:val="0021028C"/>
    <w:rsid w:val="00212661"/>
    <w:rsid w:val="002165AE"/>
    <w:rsid w:val="00226B0A"/>
    <w:rsid w:val="00242AA3"/>
    <w:rsid w:val="00247997"/>
    <w:rsid w:val="002603F5"/>
    <w:rsid w:val="00261B6F"/>
    <w:rsid w:val="00282A94"/>
    <w:rsid w:val="0028437D"/>
    <w:rsid w:val="00285A42"/>
    <w:rsid w:val="00297D88"/>
    <w:rsid w:val="002A09F6"/>
    <w:rsid w:val="002A0D2B"/>
    <w:rsid w:val="002A7027"/>
    <w:rsid w:val="002C2005"/>
    <w:rsid w:val="002D353B"/>
    <w:rsid w:val="002D3C33"/>
    <w:rsid w:val="002D7466"/>
    <w:rsid w:val="002E1594"/>
    <w:rsid w:val="002F1C51"/>
    <w:rsid w:val="003005BF"/>
    <w:rsid w:val="0031021F"/>
    <w:rsid w:val="00312EDA"/>
    <w:rsid w:val="00330FEB"/>
    <w:rsid w:val="003350E1"/>
    <w:rsid w:val="00340D56"/>
    <w:rsid w:val="003433ED"/>
    <w:rsid w:val="00344F82"/>
    <w:rsid w:val="00347C84"/>
    <w:rsid w:val="00351F0E"/>
    <w:rsid w:val="003545CF"/>
    <w:rsid w:val="0036367D"/>
    <w:rsid w:val="00384897"/>
    <w:rsid w:val="00392C00"/>
    <w:rsid w:val="0039346D"/>
    <w:rsid w:val="00394A5A"/>
    <w:rsid w:val="003B2B5A"/>
    <w:rsid w:val="003C3269"/>
    <w:rsid w:val="003D1B6C"/>
    <w:rsid w:val="003E36F9"/>
    <w:rsid w:val="003E6632"/>
    <w:rsid w:val="003F4C29"/>
    <w:rsid w:val="00404B47"/>
    <w:rsid w:val="004212D9"/>
    <w:rsid w:val="00434D17"/>
    <w:rsid w:val="00462446"/>
    <w:rsid w:val="00467C08"/>
    <w:rsid w:val="00480593"/>
    <w:rsid w:val="00493874"/>
    <w:rsid w:val="004969F2"/>
    <w:rsid w:val="00496E17"/>
    <w:rsid w:val="004979EE"/>
    <w:rsid w:val="004A0F2F"/>
    <w:rsid w:val="004B082E"/>
    <w:rsid w:val="004B2478"/>
    <w:rsid w:val="004D561D"/>
    <w:rsid w:val="004E1B1F"/>
    <w:rsid w:val="004E379D"/>
    <w:rsid w:val="004E6E5C"/>
    <w:rsid w:val="00503727"/>
    <w:rsid w:val="00507688"/>
    <w:rsid w:val="0052385B"/>
    <w:rsid w:val="005367CB"/>
    <w:rsid w:val="00560F2E"/>
    <w:rsid w:val="00562CCD"/>
    <w:rsid w:val="00566F74"/>
    <w:rsid w:val="00567752"/>
    <w:rsid w:val="00574829"/>
    <w:rsid w:val="005A1C7C"/>
    <w:rsid w:val="005A3310"/>
    <w:rsid w:val="005A4D07"/>
    <w:rsid w:val="005B11C7"/>
    <w:rsid w:val="005C4D51"/>
    <w:rsid w:val="005F4050"/>
    <w:rsid w:val="005F4BC1"/>
    <w:rsid w:val="005F53CC"/>
    <w:rsid w:val="00602F25"/>
    <w:rsid w:val="006173C4"/>
    <w:rsid w:val="00623079"/>
    <w:rsid w:val="0063094A"/>
    <w:rsid w:val="00632D2A"/>
    <w:rsid w:val="00636A3C"/>
    <w:rsid w:val="00647C60"/>
    <w:rsid w:val="00654AA2"/>
    <w:rsid w:val="00671F46"/>
    <w:rsid w:val="0067763F"/>
    <w:rsid w:val="00694428"/>
    <w:rsid w:val="0069588F"/>
    <w:rsid w:val="00695C37"/>
    <w:rsid w:val="006C4C45"/>
    <w:rsid w:val="006C5352"/>
    <w:rsid w:val="006E00A3"/>
    <w:rsid w:val="006E7852"/>
    <w:rsid w:val="006E7E4A"/>
    <w:rsid w:val="0070261D"/>
    <w:rsid w:val="00712129"/>
    <w:rsid w:val="00715523"/>
    <w:rsid w:val="00723D0A"/>
    <w:rsid w:val="00726EDC"/>
    <w:rsid w:val="00734BFD"/>
    <w:rsid w:val="00734D7F"/>
    <w:rsid w:val="00735386"/>
    <w:rsid w:val="00744ECD"/>
    <w:rsid w:val="00762672"/>
    <w:rsid w:val="00783682"/>
    <w:rsid w:val="00792DA4"/>
    <w:rsid w:val="007B0352"/>
    <w:rsid w:val="007B13A6"/>
    <w:rsid w:val="007B413F"/>
    <w:rsid w:val="007C49C7"/>
    <w:rsid w:val="007D453F"/>
    <w:rsid w:val="007D5409"/>
    <w:rsid w:val="007F0C28"/>
    <w:rsid w:val="007F4806"/>
    <w:rsid w:val="00806B45"/>
    <w:rsid w:val="00812E72"/>
    <w:rsid w:val="00816C88"/>
    <w:rsid w:val="008362A8"/>
    <w:rsid w:val="008400C5"/>
    <w:rsid w:val="00872D08"/>
    <w:rsid w:val="00884462"/>
    <w:rsid w:val="008A67AF"/>
    <w:rsid w:val="008B5651"/>
    <w:rsid w:val="008D08A5"/>
    <w:rsid w:val="008E59E3"/>
    <w:rsid w:val="0090339F"/>
    <w:rsid w:val="009065D6"/>
    <w:rsid w:val="009070F2"/>
    <w:rsid w:val="00942948"/>
    <w:rsid w:val="00942DF3"/>
    <w:rsid w:val="0094601F"/>
    <w:rsid w:val="0095448F"/>
    <w:rsid w:val="00960755"/>
    <w:rsid w:val="009847E8"/>
    <w:rsid w:val="00986E87"/>
    <w:rsid w:val="009929BE"/>
    <w:rsid w:val="009A3C57"/>
    <w:rsid w:val="009A418C"/>
    <w:rsid w:val="009C455B"/>
    <w:rsid w:val="009C5721"/>
    <w:rsid w:val="009D0FD4"/>
    <w:rsid w:val="009D198C"/>
    <w:rsid w:val="009D650E"/>
    <w:rsid w:val="009D7A0E"/>
    <w:rsid w:val="009E1D63"/>
    <w:rsid w:val="009F6BA1"/>
    <w:rsid w:val="00A10AF8"/>
    <w:rsid w:val="00A2702A"/>
    <w:rsid w:val="00A305FD"/>
    <w:rsid w:val="00A41952"/>
    <w:rsid w:val="00A467E2"/>
    <w:rsid w:val="00A56168"/>
    <w:rsid w:val="00A6594A"/>
    <w:rsid w:val="00A93A69"/>
    <w:rsid w:val="00AA44FD"/>
    <w:rsid w:val="00AA7B26"/>
    <w:rsid w:val="00AB2938"/>
    <w:rsid w:val="00AD1E08"/>
    <w:rsid w:val="00AD4FC3"/>
    <w:rsid w:val="00AE10CB"/>
    <w:rsid w:val="00AE126C"/>
    <w:rsid w:val="00AF678C"/>
    <w:rsid w:val="00B01BF3"/>
    <w:rsid w:val="00B055F6"/>
    <w:rsid w:val="00B27A43"/>
    <w:rsid w:val="00B4100A"/>
    <w:rsid w:val="00B45504"/>
    <w:rsid w:val="00B55AFB"/>
    <w:rsid w:val="00B55B97"/>
    <w:rsid w:val="00B613CE"/>
    <w:rsid w:val="00B61CED"/>
    <w:rsid w:val="00B7419C"/>
    <w:rsid w:val="00B81282"/>
    <w:rsid w:val="00B833E6"/>
    <w:rsid w:val="00B8351E"/>
    <w:rsid w:val="00B846A3"/>
    <w:rsid w:val="00B948FF"/>
    <w:rsid w:val="00B94A8F"/>
    <w:rsid w:val="00B965D3"/>
    <w:rsid w:val="00B97ADF"/>
    <w:rsid w:val="00BA6D4F"/>
    <w:rsid w:val="00BA7663"/>
    <w:rsid w:val="00BB095B"/>
    <w:rsid w:val="00BD7360"/>
    <w:rsid w:val="00BE1C64"/>
    <w:rsid w:val="00BE2E4D"/>
    <w:rsid w:val="00BE310C"/>
    <w:rsid w:val="00BE66E5"/>
    <w:rsid w:val="00C0763B"/>
    <w:rsid w:val="00C167C9"/>
    <w:rsid w:val="00C2360E"/>
    <w:rsid w:val="00C3178B"/>
    <w:rsid w:val="00C32ADE"/>
    <w:rsid w:val="00C33961"/>
    <w:rsid w:val="00C3716C"/>
    <w:rsid w:val="00C379DF"/>
    <w:rsid w:val="00C454A8"/>
    <w:rsid w:val="00C520EE"/>
    <w:rsid w:val="00C53087"/>
    <w:rsid w:val="00C90A7E"/>
    <w:rsid w:val="00C960C8"/>
    <w:rsid w:val="00CA2DE9"/>
    <w:rsid w:val="00CB56C2"/>
    <w:rsid w:val="00CD2A30"/>
    <w:rsid w:val="00CD59EC"/>
    <w:rsid w:val="00CE7621"/>
    <w:rsid w:val="00CF4E9B"/>
    <w:rsid w:val="00D01875"/>
    <w:rsid w:val="00D02153"/>
    <w:rsid w:val="00D1006E"/>
    <w:rsid w:val="00D10C27"/>
    <w:rsid w:val="00D27359"/>
    <w:rsid w:val="00D410E5"/>
    <w:rsid w:val="00D43B1F"/>
    <w:rsid w:val="00D56C66"/>
    <w:rsid w:val="00D62E91"/>
    <w:rsid w:val="00D72350"/>
    <w:rsid w:val="00D8170F"/>
    <w:rsid w:val="00D83E46"/>
    <w:rsid w:val="00DA00D3"/>
    <w:rsid w:val="00DA6B15"/>
    <w:rsid w:val="00DB368F"/>
    <w:rsid w:val="00DB3B15"/>
    <w:rsid w:val="00DD2C58"/>
    <w:rsid w:val="00DD59C3"/>
    <w:rsid w:val="00DE0C55"/>
    <w:rsid w:val="00DE4B73"/>
    <w:rsid w:val="00DF6983"/>
    <w:rsid w:val="00E00112"/>
    <w:rsid w:val="00E017CD"/>
    <w:rsid w:val="00E134E5"/>
    <w:rsid w:val="00E149F6"/>
    <w:rsid w:val="00E16E94"/>
    <w:rsid w:val="00E56768"/>
    <w:rsid w:val="00E648B7"/>
    <w:rsid w:val="00E77E42"/>
    <w:rsid w:val="00E82C0E"/>
    <w:rsid w:val="00E83157"/>
    <w:rsid w:val="00EA0811"/>
    <w:rsid w:val="00EA4295"/>
    <w:rsid w:val="00EA4B28"/>
    <w:rsid w:val="00EB5747"/>
    <w:rsid w:val="00EC4FB1"/>
    <w:rsid w:val="00ED6BD1"/>
    <w:rsid w:val="00EE4EA3"/>
    <w:rsid w:val="00EF706F"/>
    <w:rsid w:val="00F039FC"/>
    <w:rsid w:val="00F266AF"/>
    <w:rsid w:val="00F64CAF"/>
    <w:rsid w:val="00F734D9"/>
    <w:rsid w:val="00F763E9"/>
    <w:rsid w:val="00FA65AB"/>
    <w:rsid w:val="00FB01EA"/>
    <w:rsid w:val="00FE0D3B"/>
    <w:rsid w:val="00FE2570"/>
    <w:rsid w:val="00FE382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2"/>
    </o:shapelayout>
  </w:shapeDefaults>
  <w:decimalSymbol w:val=","/>
  <w:listSeparator w:val=";"/>
  <w14:docId w14:val="10BABD6B"/>
  <w15:chartTrackingRefBased/>
  <w15:docId w15:val="{04459E26-F82D-4E0F-ADEE-E9275810D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5">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style>
  <w:style w:type="paragraph" w:styleId="Heading1">
    <w:name w:val="heading 1"/>
    <w:basedOn w:val="Normal"/>
    <w:next w:val="Normal"/>
    <w:link w:val="Heading1Char"/>
    <w:uiPriority w:val="9"/>
    <w:qFormat/>
    <w:rsid w:val="00812E72"/>
    <w:pPr>
      <w:numPr>
        <w:numId w:val="1"/>
      </w:numPr>
      <w:outlineLvl w:val="0"/>
    </w:pPr>
    <w:rPr>
      <w:rFonts w:ascii="Arial" w:hAnsi="Arial"/>
      <w:color w:val="002060"/>
      <w:sz w:val="24"/>
    </w:rPr>
  </w:style>
  <w:style w:type="paragraph" w:styleId="Heading2">
    <w:name w:val="heading 2"/>
    <w:basedOn w:val="Heading1"/>
    <w:next w:val="Normal"/>
    <w:link w:val="Heading2Char"/>
    <w:uiPriority w:val="9"/>
    <w:unhideWhenUsed/>
    <w:qFormat/>
    <w:rsid w:val="00812E72"/>
    <w:pPr>
      <w:numPr>
        <w:numId w:val="2"/>
      </w:numPr>
      <w:outlineLvl w:val="1"/>
    </w:pPr>
  </w:style>
  <w:style w:type="paragraph" w:styleId="Heading3">
    <w:name w:val="heading 3"/>
    <w:basedOn w:val="Heading2"/>
    <w:next w:val="Normal"/>
    <w:link w:val="Heading3Char"/>
    <w:uiPriority w:val="9"/>
    <w:unhideWhenUsed/>
    <w:qFormat/>
    <w:rsid w:val="007C49C7"/>
    <w:pPr>
      <w:numPr>
        <w:numId w:val="4"/>
      </w:numPr>
      <w:outlineLvl w:val="2"/>
    </w:pPr>
    <w:rPr>
      <w:sz w:val="20"/>
    </w:rPr>
  </w:style>
  <w:style w:type="paragraph" w:styleId="Heading4">
    <w:name w:val="heading 4"/>
    <w:basedOn w:val="Normal"/>
    <w:next w:val="Normal"/>
    <w:link w:val="Heading4Char"/>
    <w:uiPriority w:val="9"/>
    <w:unhideWhenUsed/>
    <w:qFormat/>
    <w:rsid w:val="00EF706F"/>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2603F5"/>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E72"/>
    <w:rPr>
      <w:rFonts w:ascii="Arial" w:hAnsi="Arial"/>
      <w:color w:val="002060"/>
      <w:sz w:val="24"/>
    </w:rPr>
  </w:style>
  <w:style w:type="character" w:customStyle="1" w:styleId="Heading2Char">
    <w:name w:val="Heading 2 Char"/>
    <w:basedOn w:val="DefaultParagraphFont"/>
    <w:link w:val="Heading2"/>
    <w:uiPriority w:val="9"/>
    <w:rsid w:val="00812E72"/>
    <w:rPr>
      <w:rFonts w:ascii="Arial" w:hAnsi="Arial"/>
      <w:color w:val="002060"/>
      <w:sz w:val="24"/>
    </w:rPr>
  </w:style>
  <w:style w:type="character" w:customStyle="1" w:styleId="Heading3Char">
    <w:name w:val="Heading 3 Char"/>
    <w:basedOn w:val="DefaultParagraphFont"/>
    <w:link w:val="Heading3"/>
    <w:uiPriority w:val="9"/>
    <w:rsid w:val="007C49C7"/>
    <w:rPr>
      <w:rFonts w:ascii="Arial" w:hAnsi="Arial"/>
      <w:color w:val="002060"/>
      <w:sz w:val="20"/>
    </w:rPr>
  </w:style>
  <w:style w:type="character" w:customStyle="1" w:styleId="Heading4Char">
    <w:name w:val="Heading 4 Char"/>
    <w:basedOn w:val="DefaultParagraphFont"/>
    <w:link w:val="Heading4"/>
    <w:uiPriority w:val="9"/>
    <w:rsid w:val="00EF706F"/>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2603F5"/>
    <w:rPr>
      <w:rFonts w:asciiTheme="majorHAnsi" w:eastAsiaTheme="majorEastAsia" w:hAnsiTheme="majorHAnsi" w:cstheme="majorBidi"/>
      <w:color w:val="2E74B5" w:themeColor="accent1" w:themeShade="BF"/>
    </w:rPr>
  </w:style>
  <w:style w:type="paragraph" w:styleId="Header">
    <w:name w:val="header"/>
    <w:basedOn w:val="Normal"/>
    <w:link w:val="HeaderChar"/>
    <w:uiPriority w:val="99"/>
    <w:unhideWhenUsed/>
    <w:rsid w:val="00D1006E"/>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006E"/>
  </w:style>
  <w:style w:type="paragraph" w:styleId="Footer">
    <w:name w:val="footer"/>
    <w:basedOn w:val="Normal"/>
    <w:link w:val="FooterChar"/>
    <w:uiPriority w:val="99"/>
    <w:unhideWhenUsed/>
    <w:rsid w:val="00D100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006E"/>
  </w:style>
  <w:style w:type="paragraph" w:styleId="TOCHeading">
    <w:name w:val="TOC Heading"/>
    <w:basedOn w:val="Heading1"/>
    <w:next w:val="Normal"/>
    <w:uiPriority w:val="39"/>
    <w:unhideWhenUsed/>
    <w:qFormat/>
    <w:rsid w:val="00D1006E"/>
    <w:pPr>
      <w:outlineLvl w:val="9"/>
    </w:pPr>
    <w:rPr>
      <w:lang w:val="en-US"/>
    </w:rPr>
  </w:style>
  <w:style w:type="paragraph" w:styleId="ListParagraph">
    <w:name w:val="List Paragraph"/>
    <w:aliases w:val="List Paragraph level 1"/>
    <w:basedOn w:val="Normal"/>
    <w:link w:val="ListParagraphChar"/>
    <w:uiPriority w:val="34"/>
    <w:qFormat/>
    <w:rsid w:val="00D1006E"/>
    <w:pPr>
      <w:ind w:left="720"/>
      <w:contextualSpacing/>
    </w:pPr>
  </w:style>
  <w:style w:type="paragraph" w:styleId="BalloonText">
    <w:name w:val="Balloon Text"/>
    <w:basedOn w:val="Normal"/>
    <w:link w:val="BalloonTextChar"/>
    <w:uiPriority w:val="99"/>
    <w:semiHidden/>
    <w:unhideWhenUsed/>
    <w:rsid w:val="009929B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929BE"/>
    <w:rPr>
      <w:rFonts w:ascii="Segoe UI" w:hAnsi="Segoe UI" w:cs="Segoe UI"/>
      <w:sz w:val="18"/>
      <w:szCs w:val="18"/>
    </w:rPr>
  </w:style>
  <w:style w:type="paragraph" w:styleId="NoSpacing">
    <w:name w:val="No Spacing"/>
    <w:uiPriority w:val="1"/>
    <w:rsid w:val="009929BE"/>
    <w:pPr>
      <w:spacing w:after="0" w:line="240" w:lineRule="auto"/>
    </w:pPr>
  </w:style>
  <w:style w:type="paragraph" w:styleId="BodyText">
    <w:name w:val="Body Text"/>
    <w:basedOn w:val="Normal"/>
    <w:link w:val="BodyTextChar"/>
    <w:rsid w:val="008A67AF"/>
    <w:pPr>
      <w:spacing w:after="120" w:line="240" w:lineRule="auto"/>
      <w:jc w:val="both"/>
    </w:pPr>
    <w:rPr>
      <w:rFonts w:ascii="Arial" w:eastAsia="Times New Roman" w:hAnsi="Arial" w:cs="Times New Roman"/>
      <w:sz w:val="20"/>
      <w:szCs w:val="20"/>
      <w:lang w:eastAsia="x-none"/>
    </w:rPr>
  </w:style>
  <w:style w:type="character" w:customStyle="1" w:styleId="BodyTextChar">
    <w:name w:val="Body Text Char"/>
    <w:basedOn w:val="DefaultParagraphFont"/>
    <w:link w:val="BodyText"/>
    <w:rsid w:val="008A67AF"/>
    <w:rPr>
      <w:rFonts w:ascii="Arial" w:eastAsia="Times New Roman" w:hAnsi="Arial" w:cs="Times New Roman"/>
      <w:sz w:val="20"/>
      <w:szCs w:val="20"/>
      <w:lang w:eastAsia="x-none"/>
    </w:rPr>
  </w:style>
  <w:style w:type="paragraph" w:styleId="TOC1">
    <w:name w:val="toc 1"/>
    <w:basedOn w:val="Normal"/>
    <w:next w:val="Normal"/>
    <w:autoRedefine/>
    <w:uiPriority w:val="39"/>
    <w:unhideWhenUsed/>
    <w:rsid w:val="004212D9"/>
    <w:pPr>
      <w:tabs>
        <w:tab w:val="left" w:pos="440"/>
        <w:tab w:val="right" w:leader="dot" w:pos="9016"/>
      </w:tabs>
      <w:spacing w:after="100"/>
    </w:pPr>
    <w:rPr>
      <w:b/>
      <w:noProof/>
    </w:rPr>
  </w:style>
  <w:style w:type="paragraph" w:styleId="TOC2">
    <w:name w:val="toc 2"/>
    <w:basedOn w:val="Normal"/>
    <w:next w:val="Normal"/>
    <w:autoRedefine/>
    <w:uiPriority w:val="39"/>
    <w:unhideWhenUsed/>
    <w:rsid w:val="00AA44FD"/>
    <w:pPr>
      <w:spacing w:after="100"/>
      <w:ind w:left="220"/>
    </w:pPr>
  </w:style>
  <w:style w:type="character" w:styleId="Hyperlink">
    <w:name w:val="Hyperlink"/>
    <w:basedOn w:val="DefaultParagraphFont"/>
    <w:uiPriority w:val="99"/>
    <w:unhideWhenUsed/>
    <w:rsid w:val="00AA44FD"/>
    <w:rPr>
      <w:color w:val="0563C1" w:themeColor="hyperlink"/>
      <w:u w:val="single"/>
    </w:rPr>
  </w:style>
  <w:style w:type="table" w:styleId="TableGrid">
    <w:name w:val="Table Grid"/>
    <w:basedOn w:val="TableNormal"/>
    <w:uiPriority w:val="39"/>
    <w:rsid w:val="005037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9C455B"/>
    <w:pPr>
      <w:spacing w:after="100"/>
      <w:ind w:left="440"/>
    </w:pPr>
  </w:style>
  <w:style w:type="paragraph" w:styleId="TOC4">
    <w:name w:val="toc 4"/>
    <w:basedOn w:val="Normal"/>
    <w:next w:val="Normal"/>
    <w:autoRedefine/>
    <w:uiPriority w:val="39"/>
    <w:unhideWhenUsed/>
    <w:rsid w:val="001F0F9F"/>
    <w:pPr>
      <w:spacing w:after="100"/>
      <w:ind w:left="660"/>
    </w:pPr>
    <w:rPr>
      <w:rFonts w:eastAsiaTheme="minorEastAsia"/>
      <w:lang w:eastAsia="en-ZA"/>
    </w:rPr>
  </w:style>
  <w:style w:type="paragraph" w:styleId="TOC5">
    <w:name w:val="toc 5"/>
    <w:basedOn w:val="Normal"/>
    <w:next w:val="Normal"/>
    <w:autoRedefine/>
    <w:uiPriority w:val="39"/>
    <w:unhideWhenUsed/>
    <w:rsid w:val="001F0F9F"/>
    <w:pPr>
      <w:spacing w:after="100"/>
      <w:ind w:left="880"/>
    </w:pPr>
    <w:rPr>
      <w:rFonts w:eastAsiaTheme="minorEastAsia"/>
      <w:lang w:eastAsia="en-ZA"/>
    </w:rPr>
  </w:style>
  <w:style w:type="paragraph" w:styleId="TOC6">
    <w:name w:val="toc 6"/>
    <w:basedOn w:val="Normal"/>
    <w:next w:val="Normal"/>
    <w:autoRedefine/>
    <w:uiPriority w:val="39"/>
    <w:unhideWhenUsed/>
    <w:rsid w:val="001F0F9F"/>
    <w:pPr>
      <w:spacing w:after="100"/>
      <w:ind w:left="1100"/>
    </w:pPr>
    <w:rPr>
      <w:rFonts w:eastAsiaTheme="minorEastAsia"/>
      <w:lang w:eastAsia="en-ZA"/>
    </w:rPr>
  </w:style>
  <w:style w:type="paragraph" w:styleId="TOC7">
    <w:name w:val="toc 7"/>
    <w:basedOn w:val="Normal"/>
    <w:next w:val="Normal"/>
    <w:autoRedefine/>
    <w:uiPriority w:val="39"/>
    <w:unhideWhenUsed/>
    <w:rsid w:val="001F0F9F"/>
    <w:pPr>
      <w:spacing w:after="100"/>
      <w:ind w:left="1320"/>
    </w:pPr>
    <w:rPr>
      <w:rFonts w:eastAsiaTheme="minorEastAsia"/>
      <w:lang w:eastAsia="en-ZA"/>
    </w:rPr>
  </w:style>
  <w:style w:type="paragraph" w:styleId="TOC8">
    <w:name w:val="toc 8"/>
    <w:basedOn w:val="Normal"/>
    <w:next w:val="Normal"/>
    <w:autoRedefine/>
    <w:uiPriority w:val="39"/>
    <w:unhideWhenUsed/>
    <w:rsid w:val="001F0F9F"/>
    <w:pPr>
      <w:spacing w:after="100"/>
      <w:ind w:left="1540"/>
    </w:pPr>
    <w:rPr>
      <w:rFonts w:eastAsiaTheme="minorEastAsia"/>
      <w:lang w:eastAsia="en-ZA"/>
    </w:rPr>
  </w:style>
  <w:style w:type="paragraph" w:styleId="TOC9">
    <w:name w:val="toc 9"/>
    <w:basedOn w:val="Normal"/>
    <w:next w:val="Normal"/>
    <w:autoRedefine/>
    <w:uiPriority w:val="39"/>
    <w:unhideWhenUsed/>
    <w:rsid w:val="001F0F9F"/>
    <w:pPr>
      <w:spacing w:after="100"/>
      <w:ind w:left="1760"/>
    </w:pPr>
    <w:rPr>
      <w:rFonts w:eastAsiaTheme="minorEastAsia"/>
      <w:lang w:eastAsia="en-ZA"/>
    </w:rPr>
  </w:style>
  <w:style w:type="character" w:styleId="UnresolvedMention">
    <w:name w:val="Unresolved Mention"/>
    <w:basedOn w:val="DefaultParagraphFont"/>
    <w:uiPriority w:val="99"/>
    <w:semiHidden/>
    <w:unhideWhenUsed/>
    <w:rsid w:val="0039346D"/>
    <w:rPr>
      <w:color w:val="605E5C"/>
      <w:shd w:val="clear" w:color="auto" w:fill="E1DFDD"/>
    </w:rPr>
  </w:style>
  <w:style w:type="paragraph" w:styleId="NormalWeb">
    <w:name w:val="Normal (Web)"/>
    <w:basedOn w:val="Normal"/>
    <w:uiPriority w:val="99"/>
    <w:unhideWhenUsed/>
    <w:rsid w:val="00C3716C"/>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C3716C"/>
    <w:rPr>
      <w:b/>
      <w:bCs/>
    </w:rPr>
  </w:style>
  <w:style w:type="paragraph" w:customStyle="1" w:styleId="TableParagraph">
    <w:name w:val="Table Paragraph"/>
    <w:basedOn w:val="Normal"/>
    <w:uiPriority w:val="1"/>
    <w:qFormat/>
    <w:rsid w:val="00AD4FC3"/>
    <w:pPr>
      <w:widowControl w:val="0"/>
      <w:autoSpaceDE w:val="0"/>
      <w:autoSpaceDN w:val="0"/>
      <w:spacing w:before="15" w:after="0" w:line="240" w:lineRule="auto"/>
      <w:jc w:val="right"/>
    </w:pPr>
    <w:rPr>
      <w:rFonts w:ascii="Arial" w:eastAsia="Arial" w:hAnsi="Arial" w:cs="Arial"/>
      <w:lang w:val="en-US"/>
    </w:rPr>
  </w:style>
  <w:style w:type="paragraph" w:styleId="ListBullet">
    <w:name w:val="List Bullet"/>
    <w:basedOn w:val="Normal"/>
    <w:uiPriority w:val="99"/>
    <w:unhideWhenUsed/>
    <w:rsid w:val="00726EDC"/>
    <w:pPr>
      <w:numPr>
        <w:numId w:val="33"/>
      </w:numPr>
      <w:spacing w:after="200" w:line="276" w:lineRule="auto"/>
      <w:contextualSpacing/>
    </w:pPr>
    <w:rPr>
      <w:rFonts w:eastAsiaTheme="minorEastAsia"/>
      <w:lang w:val="en-US"/>
    </w:rPr>
  </w:style>
  <w:style w:type="paragraph" w:styleId="ListBullet2">
    <w:name w:val="List Bullet 2"/>
    <w:basedOn w:val="Normal"/>
    <w:uiPriority w:val="99"/>
    <w:unhideWhenUsed/>
    <w:rsid w:val="003350E1"/>
    <w:pPr>
      <w:numPr>
        <w:numId w:val="36"/>
      </w:numPr>
      <w:spacing w:after="200" w:line="276" w:lineRule="auto"/>
      <w:contextualSpacing/>
    </w:pPr>
    <w:rPr>
      <w:rFonts w:eastAsiaTheme="minorEastAsia"/>
      <w:lang w:val="en-US"/>
    </w:rPr>
  </w:style>
  <w:style w:type="character" w:customStyle="1" w:styleId="ListParagraphChar">
    <w:name w:val="List Paragraph Char"/>
    <w:aliases w:val="List Paragraph level 1 Char"/>
    <w:basedOn w:val="DefaultParagraphFont"/>
    <w:link w:val="ListParagraph"/>
    <w:uiPriority w:val="34"/>
    <w:rsid w:val="00566F74"/>
  </w:style>
  <w:style w:type="paragraph" w:customStyle="1" w:styleId="Listparagraphlevel2">
    <w:name w:val="List paragraph level 2"/>
    <w:basedOn w:val="ListParagraph"/>
    <w:qFormat/>
    <w:rsid w:val="00566F74"/>
    <w:pPr>
      <w:spacing w:after="60" w:line="240" w:lineRule="auto"/>
      <w:ind w:left="993" w:hanging="567"/>
      <w:contextualSpacing w:val="0"/>
      <w:jc w:val="both"/>
    </w:pPr>
    <w:rPr>
      <w:rFonts w:eastAsiaTheme="minorEastAsia"/>
      <w:sz w:val="24"/>
    </w:rPr>
  </w:style>
  <w:style w:type="paragraph" w:customStyle="1" w:styleId="Listparagraphlevel3">
    <w:name w:val="List paragraph level 3"/>
    <w:basedOn w:val="ListParagraph"/>
    <w:qFormat/>
    <w:rsid w:val="00566F74"/>
    <w:pPr>
      <w:spacing w:after="60" w:line="240" w:lineRule="auto"/>
      <w:ind w:left="1701" w:hanging="708"/>
      <w:contextualSpacing w:val="0"/>
      <w:jc w:val="both"/>
    </w:pPr>
    <w:rPr>
      <w:rFonts w:eastAsiaTheme="minorEastAsia"/>
      <w:sz w:val="24"/>
    </w:rPr>
  </w:style>
  <w:style w:type="paragraph" w:customStyle="1" w:styleId="Listparagraphlevel4">
    <w:name w:val="List paragraph level 4"/>
    <w:basedOn w:val="ListParagraph"/>
    <w:qFormat/>
    <w:rsid w:val="00566F74"/>
    <w:pPr>
      <w:spacing w:after="60" w:line="240" w:lineRule="auto"/>
      <w:ind w:left="2552" w:hanging="851"/>
      <w:contextualSpacing w:val="0"/>
      <w:jc w:val="both"/>
    </w:pPr>
    <w:rPr>
      <w:rFonts w:eastAsiaTheme="minorEastAsia"/>
      <w:sz w:val="24"/>
    </w:rPr>
  </w:style>
  <w:style w:type="character" w:styleId="CommentReference">
    <w:name w:val="annotation reference"/>
    <w:basedOn w:val="DefaultParagraphFont"/>
    <w:uiPriority w:val="99"/>
    <w:semiHidden/>
    <w:unhideWhenUsed/>
    <w:rsid w:val="0011705D"/>
    <w:rPr>
      <w:sz w:val="16"/>
      <w:szCs w:val="16"/>
    </w:rPr>
  </w:style>
  <w:style w:type="paragraph" w:styleId="CommentText">
    <w:name w:val="annotation text"/>
    <w:basedOn w:val="Normal"/>
    <w:link w:val="CommentTextChar"/>
    <w:uiPriority w:val="99"/>
    <w:unhideWhenUsed/>
    <w:rsid w:val="0011705D"/>
    <w:pPr>
      <w:spacing w:line="240" w:lineRule="auto"/>
    </w:pPr>
    <w:rPr>
      <w:sz w:val="20"/>
      <w:szCs w:val="20"/>
    </w:rPr>
  </w:style>
  <w:style w:type="character" w:customStyle="1" w:styleId="CommentTextChar">
    <w:name w:val="Comment Text Char"/>
    <w:basedOn w:val="DefaultParagraphFont"/>
    <w:link w:val="CommentText"/>
    <w:uiPriority w:val="99"/>
    <w:rsid w:val="0011705D"/>
    <w:rPr>
      <w:sz w:val="20"/>
      <w:szCs w:val="20"/>
    </w:rPr>
  </w:style>
  <w:style w:type="paragraph" w:styleId="CommentSubject">
    <w:name w:val="annotation subject"/>
    <w:basedOn w:val="CommentText"/>
    <w:next w:val="CommentText"/>
    <w:link w:val="CommentSubjectChar"/>
    <w:uiPriority w:val="99"/>
    <w:semiHidden/>
    <w:unhideWhenUsed/>
    <w:rsid w:val="0011705D"/>
    <w:rPr>
      <w:b/>
      <w:bCs/>
    </w:rPr>
  </w:style>
  <w:style w:type="character" w:customStyle="1" w:styleId="CommentSubjectChar">
    <w:name w:val="Comment Subject Char"/>
    <w:basedOn w:val="CommentTextChar"/>
    <w:link w:val="CommentSubject"/>
    <w:uiPriority w:val="99"/>
    <w:semiHidden/>
    <w:rsid w:val="0011705D"/>
    <w:rPr>
      <w:b/>
      <w:bCs/>
      <w:sz w:val="20"/>
      <w:szCs w:val="20"/>
    </w:rPr>
  </w:style>
  <w:style w:type="paragraph" w:styleId="Revision">
    <w:name w:val="Revision"/>
    <w:hidden/>
    <w:uiPriority w:val="99"/>
    <w:semiHidden/>
    <w:rsid w:val="0011705D"/>
    <w:pPr>
      <w:spacing w:after="0" w:line="240" w:lineRule="auto"/>
    </w:pPr>
  </w:style>
  <w:style w:type="character" w:styleId="Emphasis">
    <w:name w:val="Emphasis"/>
    <w:basedOn w:val="DefaultParagraphFont"/>
    <w:uiPriority w:val="20"/>
    <w:qFormat/>
    <w:rsid w:val="000C735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95071">
      <w:bodyDiv w:val="1"/>
      <w:marLeft w:val="0"/>
      <w:marRight w:val="0"/>
      <w:marTop w:val="0"/>
      <w:marBottom w:val="0"/>
      <w:divBdr>
        <w:top w:val="none" w:sz="0" w:space="0" w:color="auto"/>
        <w:left w:val="none" w:sz="0" w:space="0" w:color="auto"/>
        <w:bottom w:val="none" w:sz="0" w:space="0" w:color="auto"/>
        <w:right w:val="none" w:sz="0" w:space="0" w:color="auto"/>
      </w:divBdr>
    </w:div>
    <w:div w:id="43721262">
      <w:bodyDiv w:val="1"/>
      <w:marLeft w:val="0"/>
      <w:marRight w:val="0"/>
      <w:marTop w:val="0"/>
      <w:marBottom w:val="0"/>
      <w:divBdr>
        <w:top w:val="none" w:sz="0" w:space="0" w:color="auto"/>
        <w:left w:val="none" w:sz="0" w:space="0" w:color="auto"/>
        <w:bottom w:val="none" w:sz="0" w:space="0" w:color="auto"/>
        <w:right w:val="none" w:sz="0" w:space="0" w:color="auto"/>
      </w:divBdr>
    </w:div>
    <w:div w:id="77139418">
      <w:bodyDiv w:val="1"/>
      <w:marLeft w:val="0"/>
      <w:marRight w:val="0"/>
      <w:marTop w:val="0"/>
      <w:marBottom w:val="0"/>
      <w:divBdr>
        <w:top w:val="none" w:sz="0" w:space="0" w:color="auto"/>
        <w:left w:val="none" w:sz="0" w:space="0" w:color="auto"/>
        <w:bottom w:val="none" w:sz="0" w:space="0" w:color="auto"/>
        <w:right w:val="none" w:sz="0" w:space="0" w:color="auto"/>
      </w:divBdr>
    </w:div>
    <w:div w:id="152449894">
      <w:bodyDiv w:val="1"/>
      <w:marLeft w:val="0"/>
      <w:marRight w:val="0"/>
      <w:marTop w:val="0"/>
      <w:marBottom w:val="0"/>
      <w:divBdr>
        <w:top w:val="none" w:sz="0" w:space="0" w:color="auto"/>
        <w:left w:val="none" w:sz="0" w:space="0" w:color="auto"/>
        <w:bottom w:val="none" w:sz="0" w:space="0" w:color="auto"/>
        <w:right w:val="none" w:sz="0" w:space="0" w:color="auto"/>
      </w:divBdr>
    </w:div>
    <w:div w:id="165752928">
      <w:bodyDiv w:val="1"/>
      <w:marLeft w:val="0"/>
      <w:marRight w:val="0"/>
      <w:marTop w:val="0"/>
      <w:marBottom w:val="0"/>
      <w:divBdr>
        <w:top w:val="none" w:sz="0" w:space="0" w:color="auto"/>
        <w:left w:val="none" w:sz="0" w:space="0" w:color="auto"/>
        <w:bottom w:val="none" w:sz="0" w:space="0" w:color="auto"/>
        <w:right w:val="none" w:sz="0" w:space="0" w:color="auto"/>
      </w:divBdr>
    </w:div>
    <w:div w:id="230316958">
      <w:bodyDiv w:val="1"/>
      <w:marLeft w:val="0"/>
      <w:marRight w:val="0"/>
      <w:marTop w:val="0"/>
      <w:marBottom w:val="0"/>
      <w:divBdr>
        <w:top w:val="none" w:sz="0" w:space="0" w:color="auto"/>
        <w:left w:val="none" w:sz="0" w:space="0" w:color="auto"/>
        <w:bottom w:val="none" w:sz="0" w:space="0" w:color="auto"/>
        <w:right w:val="none" w:sz="0" w:space="0" w:color="auto"/>
      </w:divBdr>
    </w:div>
    <w:div w:id="395015354">
      <w:bodyDiv w:val="1"/>
      <w:marLeft w:val="0"/>
      <w:marRight w:val="0"/>
      <w:marTop w:val="0"/>
      <w:marBottom w:val="0"/>
      <w:divBdr>
        <w:top w:val="none" w:sz="0" w:space="0" w:color="auto"/>
        <w:left w:val="none" w:sz="0" w:space="0" w:color="auto"/>
        <w:bottom w:val="none" w:sz="0" w:space="0" w:color="auto"/>
        <w:right w:val="none" w:sz="0" w:space="0" w:color="auto"/>
      </w:divBdr>
    </w:div>
    <w:div w:id="414253100">
      <w:bodyDiv w:val="1"/>
      <w:marLeft w:val="0"/>
      <w:marRight w:val="0"/>
      <w:marTop w:val="0"/>
      <w:marBottom w:val="0"/>
      <w:divBdr>
        <w:top w:val="none" w:sz="0" w:space="0" w:color="auto"/>
        <w:left w:val="none" w:sz="0" w:space="0" w:color="auto"/>
        <w:bottom w:val="none" w:sz="0" w:space="0" w:color="auto"/>
        <w:right w:val="none" w:sz="0" w:space="0" w:color="auto"/>
      </w:divBdr>
    </w:div>
    <w:div w:id="484855162">
      <w:bodyDiv w:val="1"/>
      <w:marLeft w:val="0"/>
      <w:marRight w:val="0"/>
      <w:marTop w:val="0"/>
      <w:marBottom w:val="0"/>
      <w:divBdr>
        <w:top w:val="none" w:sz="0" w:space="0" w:color="auto"/>
        <w:left w:val="none" w:sz="0" w:space="0" w:color="auto"/>
        <w:bottom w:val="none" w:sz="0" w:space="0" w:color="auto"/>
        <w:right w:val="none" w:sz="0" w:space="0" w:color="auto"/>
      </w:divBdr>
    </w:div>
    <w:div w:id="489830023">
      <w:bodyDiv w:val="1"/>
      <w:marLeft w:val="0"/>
      <w:marRight w:val="0"/>
      <w:marTop w:val="0"/>
      <w:marBottom w:val="0"/>
      <w:divBdr>
        <w:top w:val="none" w:sz="0" w:space="0" w:color="auto"/>
        <w:left w:val="none" w:sz="0" w:space="0" w:color="auto"/>
        <w:bottom w:val="none" w:sz="0" w:space="0" w:color="auto"/>
        <w:right w:val="none" w:sz="0" w:space="0" w:color="auto"/>
      </w:divBdr>
    </w:div>
    <w:div w:id="541789486">
      <w:bodyDiv w:val="1"/>
      <w:marLeft w:val="0"/>
      <w:marRight w:val="0"/>
      <w:marTop w:val="0"/>
      <w:marBottom w:val="0"/>
      <w:divBdr>
        <w:top w:val="none" w:sz="0" w:space="0" w:color="auto"/>
        <w:left w:val="none" w:sz="0" w:space="0" w:color="auto"/>
        <w:bottom w:val="none" w:sz="0" w:space="0" w:color="auto"/>
        <w:right w:val="none" w:sz="0" w:space="0" w:color="auto"/>
      </w:divBdr>
    </w:div>
    <w:div w:id="729185309">
      <w:bodyDiv w:val="1"/>
      <w:marLeft w:val="0"/>
      <w:marRight w:val="0"/>
      <w:marTop w:val="0"/>
      <w:marBottom w:val="0"/>
      <w:divBdr>
        <w:top w:val="none" w:sz="0" w:space="0" w:color="auto"/>
        <w:left w:val="none" w:sz="0" w:space="0" w:color="auto"/>
        <w:bottom w:val="none" w:sz="0" w:space="0" w:color="auto"/>
        <w:right w:val="none" w:sz="0" w:space="0" w:color="auto"/>
      </w:divBdr>
    </w:div>
    <w:div w:id="807473410">
      <w:bodyDiv w:val="1"/>
      <w:marLeft w:val="0"/>
      <w:marRight w:val="0"/>
      <w:marTop w:val="0"/>
      <w:marBottom w:val="0"/>
      <w:divBdr>
        <w:top w:val="none" w:sz="0" w:space="0" w:color="auto"/>
        <w:left w:val="none" w:sz="0" w:space="0" w:color="auto"/>
        <w:bottom w:val="none" w:sz="0" w:space="0" w:color="auto"/>
        <w:right w:val="none" w:sz="0" w:space="0" w:color="auto"/>
      </w:divBdr>
    </w:div>
    <w:div w:id="911502598">
      <w:bodyDiv w:val="1"/>
      <w:marLeft w:val="0"/>
      <w:marRight w:val="0"/>
      <w:marTop w:val="0"/>
      <w:marBottom w:val="0"/>
      <w:divBdr>
        <w:top w:val="none" w:sz="0" w:space="0" w:color="auto"/>
        <w:left w:val="none" w:sz="0" w:space="0" w:color="auto"/>
        <w:bottom w:val="none" w:sz="0" w:space="0" w:color="auto"/>
        <w:right w:val="none" w:sz="0" w:space="0" w:color="auto"/>
      </w:divBdr>
    </w:div>
    <w:div w:id="970331755">
      <w:bodyDiv w:val="1"/>
      <w:marLeft w:val="0"/>
      <w:marRight w:val="0"/>
      <w:marTop w:val="0"/>
      <w:marBottom w:val="0"/>
      <w:divBdr>
        <w:top w:val="none" w:sz="0" w:space="0" w:color="auto"/>
        <w:left w:val="none" w:sz="0" w:space="0" w:color="auto"/>
        <w:bottom w:val="none" w:sz="0" w:space="0" w:color="auto"/>
        <w:right w:val="none" w:sz="0" w:space="0" w:color="auto"/>
      </w:divBdr>
    </w:div>
    <w:div w:id="1014838658">
      <w:bodyDiv w:val="1"/>
      <w:marLeft w:val="0"/>
      <w:marRight w:val="0"/>
      <w:marTop w:val="0"/>
      <w:marBottom w:val="0"/>
      <w:divBdr>
        <w:top w:val="none" w:sz="0" w:space="0" w:color="auto"/>
        <w:left w:val="none" w:sz="0" w:space="0" w:color="auto"/>
        <w:bottom w:val="none" w:sz="0" w:space="0" w:color="auto"/>
        <w:right w:val="none" w:sz="0" w:space="0" w:color="auto"/>
      </w:divBdr>
    </w:div>
    <w:div w:id="1035617155">
      <w:bodyDiv w:val="1"/>
      <w:marLeft w:val="0"/>
      <w:marRight w:val="0"/>
      <w:marTop w:val="0"/>
      <w:marBottom w:val="0"/>
      <w:divBdr>
        <w:top w:val="none" w:sz="0" w:space="0" w:color="auto"/>
        <w:left w:val="none" w:sz="0" w:space="0" w:color="auto"/>
        <w:bottom w:val="none" w:sz="0" w:space="0" w:color="auto"/>
        <w:right w:val="none" w:sz="0" w:space="0" w:color="auto"/>
      </w:divBdr>
    </w:div>
    <w:div w:id="1095058660">
      <w:bodyDiv w:val="1"/>
      <w:marLeft w:val="0"/>
      <w:marRight w:val="0"/>
      <w:marTop w:val="0"/>
      <w:marBottom w:val="0"/>
      <w:divBdr>
        <w:top w:val="none" w:sz="0" w:space="0" w:color="auto"/>
        <w:left w:val="none" w:sz="0" w:space="0" w:color="auto"/>
        <w:bottom w:val="none" w:sz="0" w:space="0" w:color="auto"/>
        <w:right w:val="none" w:sz="0" w:space="0" w:color="auto"/>
      </w:divBdr>
    </w:div>
    <w:div w:id="1372874592">
      <w:bodyDiv w:val="1"/>
      <w:marLeft w:val="0"/>
      <w:marRight w:val="0"/>
      <w:marTop w:val="0"/>
      <w:marBottom w:val="0"/>
      <w:divBdr>
        <w:top w:val="none" w:sz="0" w:space="0" w:color="auto"/>
        <w:left w:val="none" w:sz="0" w:space="0" w:color="auto"/>
        <w:bottom w:val="none" w:sz="0" w:space="0" w:color="auto"/>
        <w:right w:val="none" w:sz="0" w:space="0" w:color="auto"/>
      </w:divBdr>
    </w:div>
    <w:div w:id="1561549108">
      <w:bodyDiv w:val="1"/>
      <w:marLeft w:val="0"/>
      <w:marRight w:val="0"/>
      <w:marTop w:val="0"/>
      <w:marBottom w:val="0"/>
      <w:divBdr>
        <w:top w:val="none" w:sz="0" w:space="0" w:color="auto"/>
        <w:left w:val="none" w:sz="0" w:space="0" w:color="auto"/>
        <w:bottom w:val="none" w:sz="0" w:space="0" w:color="auto"/>
        <w:right w:val="none" w:sz="0" w:space="0" w:color="auto"/>
      </w:divBdr>
    </w:div>
    <w:div w:id="1572425677">
      <w:bodyDiv w:val="1"/>
      <w:marLeft w:val="0"/>
      <w:marRight w:val="0"/>
      <w:marTop w:val="0"/>
      <w:marBottom w:val="0"/>
      <w:divBdr>
        <w:top w:val="none" w:sz="0" w:space="0" w:color="auto"/>
        <w:left w:val="none" w:sz="0" w:space="0" w:color="auto"/>
        <w:bottom w:val="none" w:sz="0" w:space="0" w:color="auto"/>
        <w:right w:val="none" w:sz="0" w:space="0" w:color="auto"/>
      </w:divBdr>
    </w:div>
    <w:div w:id="1626354178">
      <w:bodyDiv w:val="1"/>
      <w:marLeft w:val="0"/>
      <w:marRight w:val="0"/>
      <w:marTop w:val="0"/>
      <w:marBottom w:val="0"/>
      <w:divBdr>
        <w:top w:val="none" w:sz="0" w:space="0" w:color="auto"/>
        <w:left w:val="none" w:sz="0" w:space="0" w:color="auto"/>
        <w:bottom w:val="none" w:sz="0" w:space="0" w:color="auto"/>
        <w:right w:val="none" w:sz="0" w:space="0" w:color="auto"/>
      </w:divBdr>
    </w:div>
    <w:div w:id="1699236501">
      <w:bodyDiv w:val="1"/>
      <w:marLeft w:val="0"/>
      <w:marRight w:val="0"/>
      <w:marTop w:val="0"/>
      <w:marBottom w:val="0"/>
      <w:divBdr>
        <w:top w:val="none" w:sz="0" w:space="0" w:color="auto"/>
        <w:left w:val="none" w:sz="0" w:space="0" w:color="auto"/>
        <w:bottom w:val="none" w:sz="0" w:space="0" w:color="auto"/>
        <w:right w:val="none" w:sz="0" w:space="0" w:color="auto"/>
      </w:divBdr>
    </w:div>
    <w:div w:id="1725790389">
      <w:bodyDiv w:val="1"/>
      <w:marLeft w:val="0"/>
      <w:marRight w:val="0"/>
      <w:marTop w:val="0"/>
      <w:marBottom w:val="0"/>
      <w:divBdr>
        <w:top w:val="none" w:sz="0" w:space="0" w:color="auto"/>
        <w:left w:val="none" w:sz="0" w:space="0" w:color="auto"/>
        <w:bottom w:val="none" w:sz="0" w:space="0" w:color="auto"/>
        <w:right w:val="none" w:sz="0" w:space="0" w:color="auto"/>
      </w:divBdr>
    </w:div>
    <w:div w:id="1807233080">
      <w:bodyDiv w:val="1"/>
      <w:marLeft w:val="0"/>
      <w:marRight w:val="0"/>
      <w:marTop w:val="0"/>
      <w:marBottom w:val="0"/>
      <w:divBdr>
        <w:top w:val="none" w:sz="0" w:space="0" w:color="auto"/>
        <w:left w:val="none" w:sz="0" w:space="0" w:color="auto"/>
        <w:bottom w:val="none" w:sz="0" w:space="0" w:color="auto"/>
        <w:right w:val="none" w:sz="0" w:space="0" w:color="auto"/>
      </w:divBdr>
    </w:div>
    <w:div w:id="1906643762">
      <w:bodyDiv w:val="1"/>
      <w:marLeft w:val="0"/>
      <w:marRight w:val="0"/>
      <w:marTop w:val="0"/>
      <w:marBottom w:val="0"/>
      <w:divBdr>
        <w:top w:val="none" w:sz="0" w:space="0" w:color="auto"/>
        <w:left w:val="none" w:sz="0" w:space="0" w:color="auto"/>
        <w:bottom w:val="none" w:sz="0" w:space="0" w:color="auto"/>
        <w:right w:val="none" w:sz="0" w:space="0" w:color="auto"/>
      </w:divBdr>
    </w:div>
    <w:div w:id="2084792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mailto:support@sautech.net"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hyperlink" Target="http://helpdesk.sautech.co.za" TargetMode="External"/><Relationship Id="rId2" Type="http://schemas.openxmlformats.org/officeDocument/2006/relationships/numbering" Target="numbering.xml"/><Relationship Id="rId16" Type="http://schemas.openxmlformats.org/officeDocument/2006/relationships/hyperlink" Target="file://G:\Old%20HDD\AppData\Local\Microsoft\Windows\Temporary%20Internet%20Files\Content.Outlook\AppData\Local\Microsoft\Windows\Temporary%20Internet%20Files\Content.Outlook\AppData\Local\Microsoft\Windows\Temporary%20Internet%20Files\Content.Outlook\AppData\Local\Microsoft\Windows\Temporary%20Internet%20Files\Content.Outlook\6ICTB52Z\SLA%20-%20Guidance%20&amp;%20Instructions.doc" TargetMode="Externa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comments" Target="comments.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hyperlink" Target="file://G:\Old%20HDD\AppData\Local\Microsoft\Windows\Temporary%20Internet%20Files\Content.Outlook\AppData\Local\Microsoft\Windows\Temporary%20Internet%20Files\Content.Outlook\AppData\Local\Microsoft\Windows\Temporary%20Internet%20Files\Content.Outlook\AppData\Local\Microsoft\Windows\Temporary%20Internet%20Files\Content.Outlook\6ICTB52Z\SLA%20-%20Guidance%20&amp;%20Instructions.doc" TargetMode="External"/><Relationship Id="rId22" Type="http://schemas.microsoft.com/office/2018/08/relationships/commentsExtensible" Target="commentsExtensible.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numbering.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C58FFD-FC99-45F4-A738-9D8124A41F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27</Pages>
  <Words>10282</Words>
  <Characters>58612</Characters>
  <Application>Microsoft Office Word</Application>
  <DocSecurity>0</DocSecurity>
  <Lines>488</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Karla</dc:creator>
  <cp:keywords/>
  <dc:description/>
  <cp:lastModifiedBy>Charlaine</cp:lastModifiedBy>
  <cp:revision>3</cp:revision>
  <cp:lastPrinted>2022-07-05T09:43:00Z</cp:lastPrinted>
  <dcterms:created xsi:type="dcterms:W3CDTF">2025-06-17T11:31:00Z</dcterms:created>
  <dcterms:modified xsi:type="dcterms:W3CDTF">2025-06-17T11:38:00Z</dcterms:modified>
</cp:coreProperties>
</file>